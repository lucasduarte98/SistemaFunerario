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F2E38E" w14:textId="77777777" w:rsidR="002456F9" w:rsidRPr="00DD25C3" w:rsidRDefault="00DD7C1B" w:rsidP="009878D6">
      <w:pPr>
        <w:pStyle w:val="SemEspaamento"/>
        <w:ind w:left="709" w:firstLine="709"/>
        <w:rPr>
          <w:sz w:val="28"/>
        </w:rPr>
      </w:pPr>
      <w:r w:rsidRPr="00DD25C3">
        <w:rPr>
          <w:sz w:val="28"/>
        </w:rPr>
        <w:t>CENTRO PAULA SOUZA FATEC OURINHOS</w:t>
      </w:r>
    </w:p>
    <w:p w14:paraId="67107EA6" w14:textId="77777777" w:rsidR="002456F9" w:rsidRDefault="00DD7C1B">
      <w:pPr>
        <w:jc w:val="center"/>
        <w:rPr>
          <w:rFonts w:cs="Arial"/>
          <w:sz w:val="28"/>
          <w:szCs w:val="28"/>
        </w:rPr>
      </w:pPr>
      <w:r>
        <w:rPr>
          <w:rFonts w:cs="Arial"/>
          <w:sz w:val="28"/>
          <w:szCs w:val="28"/>
        </w:rPr>
        <w:t>CURSO DE ANALISE E DESENVOLVIMENTO DE SISTEMAS</w:t>
      </w:r>
    </w:p>
    <w:p w14:paraId="7ED78BC1" w14:textId="77777777" w:rsidR="002456F9" w:rsidRDefault="002456F9">
      <w:pPr>
        <w:jc w:val="center"/>
        <w:rPr>
          <w:rFonts w:cs="Arial"/>
          <w:sz w:val="28"/>
          <w:szCs w:val="28"/>
        </w:rPr>
      </w:pPr>
    </w:p>
    <w:p w14:paraId="2E196912" w14:textId="77777777" w:rsidR="002456F9" w:rsidRDefault="002456F9">
      <w:pPr>
        <w:jc w:val="center"/>
        <w:rPr>
          <w:rFonts w:cs="Arial"/>
          <w:sz w:val="28"/>
          <w:szCs w:val="28"/>
        </w:rPr>
      </w:pPr>
    </w:p>
    <w:p w14:paraId="1FE0980E" w14:textId="77777777" w:rsidR="002456F9" w:rsidRDefault="002456F9">
      <w:pPr>
        <w:jc w:val="center"/>
        <w:rPr>
          <w:rFonts w:cs="Arial"/>
          <w:sz w:val="28"/>
          <w:szCs w:val="28"/>
        </w:rPr>
      </w:pPr>
    </w:p>
    <w:p w14:paraId="063613A0" w14:textId="77777777" w:rsidR="002456F9" w:rsidRDefault="002456F9">
      <w:pPr>
        <w:jc w:val="center"/>
        <w:rPr>
          <w:rFonts w:cs="Arial"/>
          <w:sz w:val="28"/>
          <w:szCs w:val="28"/>
        </w:rPr>
      </w:pPr>
    </w:p>
    <w:p w14:paraId="639B9FFD" w14:textId="77777777" w:rsidR="002456F9" w:rsidRDefault="002456F9">
      <w:pPr>
        <w:jc w:val="center"/>
        <w:rPr>
          <w:rFonts w:cs="Arial"/>
          <w:sz w:val="28"/>
          <w:szCs w:val="28"/>
        </w:rPr>
      </w:pPr>
    </w:p>
    <w:p w14:paraId="645595F5" w14:textId="77777777" w:rsidR="002456F9" w:rsidRDefault="002456F9">
      <w:pPr>
        <w:jc w:val="center"/>
        <w:rPr>
          <w:rFonts w:cs="Arial"/>
          <w:sz w:val="28"/>
          <w:szCs w:val="28"/>
        </w:rPr>
      </w:pPr>
    </w:p>
    <w:p w14:paraId="4266CB2B" w14:textId="77777777" w:rsidR="002456F9" w:rsidRDefault="002456F9">
      <w:pPr>
        <w:jc w:val="center"/>
        <w:rPr>
          <w:rFonts w:cs="Arial"/>
          <w:sz w:val="28"/>
          <w:szCs w:val="28"/>
        </w:rPr>
      </w:pPr>
    </w:p>
    <w:p w14:paraId="7C8D116D" w14:textId="77777777" w:rsidR="002456F9" w:rsidRDefault="002456F9">
      <w:pPr>
        <w:rPr>
          <w:rFonts w:cs="Arial"/>
          <w:sz w:val="28"/>
          <w:szCs w:val="28"/>
        </w:rPr>
      </w:pPr>
    </w:p>
    <w:p w14:paraId="4AE27683" w14:textId="77777777" w:rsidR="002456F9" w:rsidRDefault="002456F9">
      <w:pPr>
        <w:jc w:val="center"/>
        <w:rPr>
          <w:rFonts w:cs="Arial"/>
          <w:sz w:val="28"/>
          <w:szCs w:val="28"/>
        </w:rPr>
      </w:pPr>
    </w:p>
    <w:p w14:paraId="6CE9596D" w14:textId="77777777" w:rsidR="002456F9" w:rsidRDefault="00DD7C1B">
      <w:pPr>
        <w:jc w:val="center"/>
        <w:rPr>
          <w:rFonts w:cs="Arial"/>
          <w:sz w:val="28"/>
          <w:szCs w:val="28"/>
        </w:rPr>
      </w:pPr>
      <w:r>
        <w:rPr>
          <w:rFonts w:cs="Arial"/>
          <w:sz w:val="28"/>
          <w:szCs w:val="28"/>
        </w:rPr>
        <w:t>GERENCIAMENTO FUNERÁRIO</w:t>
      </w:r>
    </w:p>
    <w:p w14:paraId="4F18A2A2" w14:textId="77777777" w:rsidR="002456F9" w:rsidRDefault="00DD7C1B">
      <w:pPr>
        <w:jc w:val="center"/>
        <w:rPr>
          <w:rFonts w:cs="Arial"/>
          <w:sz w:val="28"/>
          <w:szCs w:val="28"/>
        </w:rPr>
      </w:pPr>
      <w:r>
        <w:rPr>
          <w:rFonts w:cs="Arial"/>
          <w:sz w:val="28"/>
          <w:szCs w:val="28"/>
        </w:rPr>
        <w:t>Versão 1.0</w:t>
      </w:r>
    </w:p>
    <w:p w14:paraId="7F23FA63" w14:textId="77777777" w:rsidR="002456F9" w:rsidRDefault="002456F9">
      <w:pPr>
        <w:jc w:val="center"/>
        <w:rPr>
          <w:rFonts w:cs="Arial"/>
          <w:sz w:val="28"/>
          <w:szCs w:val="28"/>
        </w:rPr>
      </w:pPr>
    </w:p>
    <w:p w14:paraId="2249AA7E" w14:textId="77777777" w:rsidR="002456F9" w:rsidRDefault="002456F9">
      <w:pPr>
        <w:jc w:val="center"/>
        <w:rPr>
          <w:rFonts w:cs="Arial"/>
          <w:sz w:val="28"/>
          <w:szCs w:val="28"/>
        </w:rPr>
      </w:pPr>
    </w:p>
    <w:p w14:paraId="7F1E676E" w14:textId="77777777" w:rsidR="002456F9" w:rsidRDefault="002456F9">
      <w:pPr>
        <w:jc w:val="center"/>
        <w:rPr>
          <w:rFonts w:cs="Arial"/>
          <w:sz w:val="28"/>
          <w:szCs w:val="28"/>
        </w:rPr>
      </w:pPr>
    </w:p>
    <w:p w14:paraId="4C72E7FD" w14:textId="77777777" w:rsidR="002456F9" w:rsidRDefault="002456F9">
      <w:pPr>
        <w:jc w:val="center"/>
        <w:rPr>
          <w:rFonts w:cs="Arial"/>
          <w:sz w:val="28"/>
          <w:szCs w:val="28"/>
        </w:rPr>
      </w:pPr>
    </w:p>
    <w:p w14:paraId="6F3AA6A8" w14:textId="77777777" w:rsidR="002456F9" w:rsidRDefault="002456F9">
      <w:pPr>
        <w:jc w:val="center"/>
        <w:rPr>
          <w:rFonts w:cs="Arial"/>
          <w:sz w:val="28"/>
          <w:szCs w:val="28"/>
        </w:rPr>
      </w:pPr>
    </w:p>
    <w:p w14:paraId="38185B64" w14:textId="77777777" w:rsidR="002456F9" w:rsidRDefault="002456F9">
      <w:pPr>
        <w:jc w:val="center"/>
        <w:rPr>
          <w:rFonts w:cs="Arial"/>
          <w:sz w:val="28"/>
          <w:szCs w:val="28"/>
        </w:rPr>
      </w:pPr>
    </w:p>
    <w:p w14:paraId="1976D596" w14:textId="77777777" w:rsidR="002456F9" w:rsidRDefault="002456F9">
      <w:pPr>
        <w:jc w:val="center"/>
        <w:rPr>
          <w:rFonts w:cs="Arial"/>
          <w:sz w:val="28"/>
          <w:szCs w:val="28"/>
        </w:rPr>
      </w:pPr>
    </w:p>
    <w:p w14:paraId="7EEC8F30" w14:textId="77777777" w:rsidR="002456F9" w:rsidRDefault="002456F9">
      <w:pPr>
        <w:jc w:val="center"/>
        <w:rPr>
          <w:rFonts w:cs="Arial"/>
          <w:sz w:val="28"/>
          <w:szCs w:val="28"/>
        </w:rPr>
      </w:pPr>
    </w:p>
    <w:p w14:paraId="543E3160" w14:textId="77777777" w:rsidR="002456F9" w:rsidRDefault="002456F9">
      <w:pPr>
        <w:jc w:val="center"/>
        <w:rPr>
          <w:rFonts w:cs="Arial"/>
          <w:sz w:val="28"/>
          <w:szCs w:val="28"/>
        </w:rPr>
      </w:pPr>
    </w:p>
    <w:p w14:paraId="70F92356" w14:textId="77777777" w:rsidR="002456F9" w:rsidRDefault="002456F9">
      <w:pPr>
        <w:jc w:val="center"/>
        <w:rPr>
          <w:rFonts w:cs="Arial"/>
          <w:sz w:val="28"/>
          <w:szCs w:val="28"/>
        </w:rPr>
      </w:pPr>
    </w:p>
    <w:p w14:paraId="20CD96ED" w14:textId="77777777" w:rsidR="002456F9" w:rsidRDefault="002456F9">
      <w:pPr>
        <w:jc w:val="center"/>
        <w:rPr>
          <w:rFonts w:cs="Arial"/>
          <w:sz w:val="28"/>
          <w:szCs w:val="28"/>
        </w:rPr>
      </w:pPr>
    </w:p>
    <w:p w14:paraId="0A23BF2B" w14:textId="77777777" w:rsidR="002456F9" w:rsidRDefault="002456F9">
      <w:pPr>
        <w:jc w:val="center"/>
        <w:rPr>
          <w:rFonts w:cs="Arial"/>
          <w:sz w:val="28"/>
          <w:szCs w:val="28"/>
        </w:rPr>
      </w:pPr>
    </w:p>
    <w:p w14:paraId="18698986" w14:textId="77777777" w:rsidR="002456F9" w:rsidRDefault="00DD7C1B">
      <w:pPr>
        <w:jc w:val="center"/>
        <w:rPr>
          <w:rFonts w:cs="Arial"/>
          <w:sz w:val="28"/>
          <w:szCs w:val="28"/>
        </w:rPr>
      </w:pPr>
      <w:r>
        <w:rPr>
          <w:rFonts w:cs="Arial"/>
          <w:sz w:val="28"/>
          <w:szCs w:val="28"/>
        </w:rPr>
        <w:t>OURINHOS (SP)</w:t>
      </w:r>
    </w:p>
    <w:p w14:paraId="23CD964C" w14:textId="77777777" w:rsidR="002456F9" w:rsidRDefault="00DD7C1B">
      <w:pPr>
        <w:jc w:val="center"/>
        <w:rPr>
          <w:rFonts w:cs="Arial"/>
          <w:sz w:val="28"/>
          <w:szCs w:val="28"/>
        </w:rPr>
      </w:pPr>
      <w:r>
        <w:rPr>
          <w:rFonts w:cs="Arial"/>
          <w:sz w:val="28"/>
          <w:szCs w:val="28"/>
        </w:rPr>
        <w:t>2018</w:t>
      </w:r>
    </w:p>
    <w:p w14:paraId="210BB96D" w14:textId="77777777" w:rsidR="002456F9" w:rsidRDefault="002456F9">
      <w:pPr>
        <w:jc w:val="center"/>
        <w:rPr>
          <w:rFonts w:cs="Arial"/>
          <w:sz w:val="28"/>
          <w:szCs w:val="28"/>
        </w:rPr>
        <w:sectPr w:rsidR="002456F9">
          <w:pgSz w:w="11906" w:h="16838"/>
          <w:pgMar w:top="1701" w:right="1134" w:bottom="1134" w:left="1701" w:header="709" w:footer="709" w:gutter="0"/>
          <w:cols w:space="708"/>
          <w:titlePg/>
          <w:docGrid w:linePitch="360"/>
        </w:sectPr>
      </w:pPr>
    </w:p>
    <w:p w14:paraId="59D55FF1" w14:textId="77777777" w:rsidR="002456F9" w:rsidRDefault="00DD7C1B">
      <w:pPr>
        <w:jc w:val="center"/>
        <w:rPr>
          <w:rFonts w:cs="Arial"/>
          <w:sz w:val="28"/>
          <w:szCs w:val="28"/>
        </w:rPr>
      </w:pPr>
      <w:r>
        <w:rPr>
          <w:rFonts w:cs="Arial"/>
          <w:sz w:val="28"/>
          <w:szCs w:val="28"/>
        </w:rPr>
        <w:lastRenderedPageBreak/>
        <w:t>DENILSON PEREZ JÚNIOR</w:t>
      </w:r>
    </w:p>
    <w:p w14:paraId="69CE761E" w14:textId="77777777" w:rsidR="002456F9" w:rsidRDefault="00DD7C1B">
      <w:pPr>
        <w:jc w:val="center"/>
        <w:rPr>
          <w:rFonts w:cs="Arial"/>
          <w:sz w:val="28"/>
          <w:szCs w:val="28"/>
        </w:rPr>
      </w:pPr>
      <w:r>
        <w:rPr>
          <w:rFonts w:cs="Arial"/>
          <w:sz w:val="28"/>
          <w:szCs w:val="28"/>
        </w:rPr>
        <w:t>GABRIEL DA SILVA PEREIRA</w:t>
      </w:r>
    </w:p>
    <w:p w14:paraId="3096475F" w14:textId="77777777" w:rsidR="002456F9" w:rsidRDefault="00DD7C1B">
      <w:pPr>
        <w:jc w:val="center"/>
        <w:rPr>
          <w:rFonts w:cs="Arial"/>
          <w:sz w:val="28"/>
          <w:szCs w:val="28"/>
        </w:rPr>
      </w:pPr>
      <w:r>
        <w:rPr>
          <w:rFonts w:cs="Arial"/>
          <w:sz w:val="28"/>
          <w:szCs w:val="28"/>
        </w:rPr>
        <w:t>LUCAS DUARTE DE AQUINO</w:t>
      </w:r>
    </w:p>
    <w:p w14:paraId="103CE5A0" w14:textId="77777777" w:rsidR="002456F9" w:rsidRDefault="00DD7C1B">
      <w:pPr>
        <w:jc w:val="center"/>
        <w:rPr>
          <w:rFonts w:cs="Arial"/>
          <w:sz w:val="28"/>
          <w:szCs w:val="28"/>
        </w:rPr>
      </w:pPr>
      <w:r>
        <w:rPr>
          <w:rFonts w:cs="Arial"/>
          <w:sz w:val="28"/>
          <w:szCs w:val="28"/>
        </w:rPr>
        <w:t>LUIZ HENRIQUE DIAS TEIXEIRA</w:t>
      </w:r>
    </w:p>
    <w:p w14:paraId="0B41E400" w14:textId="77777777" w:rsidR="002456F9" w:rsidRDefault="002456F9">
      <w:pPr>
        <w:jc w:val="center"/>
        <w:rPr>
          <w:rFonts w:cs="Arial"/>
          <w:sz w:val="28"/>
          <w:szCs w:val="28"/>
        </w:rPr>
      </w:pPr>
    </w:p>
    <w:p w14:paraId="79D4824D" w14:textId="77777777" w:rsidR="002456F9" w:rsidRDefault="002456F9">
      <w:pPr>
        <w:jc w:val="center"/>
        <w:rPr>
          <w:rFonts w:cs="Arial"/>
          <w:sz w:val="28"/>
          <w:szCs w:val="28"/>
        </w:rPr>
      </w:pPr>
    </w:p>
    <w:p w14:paraId="6897CDEA" w14:textId="77777777" w:rsidR="002456F9" w:rsidRDefault="002456F9">
      <w:pPr>
        <w:jc w:val="center"/>
        <w:rPr>
          <w:rFonts w:cs="Arial"/>
          <w:sz w:val="28"/>
          <w:szCs w:val="28"/>
        </w:rPr>
      </w:pPr>
    </w:p>
    <w:p w14:paraId="22C37349" w14:textId="77777777" w:rsidR="002456F9" w:rsidRDefault="002456F9">
      <w:pPr>
        <w:jc w:val="center"/>
        <w:rPr>
          <w:rFonts w:cs="Arial"/>
          <w:sz w:val="28"/>
          <w:szCs w:val="28"/>
        </w:rPr>
      </w:pPr>
    </w:p>
    <w:p w14:paraId="3F2A72DD" w14:textId="77777777" w:rsidR="002456F9" w:rsidRDefault="00DD7C1B">
      <w:pPr>
        <w:jc w:val="center"/>
        <w:rPr>
          <w:rFonts w:cs="Arial"/>
          <w:sz w:val="28"/>
          <w:szCs w:val="28"/>
        </w:rPr>
      </w:pPr>
      <w:r>
        <w:rPr>
          <w:rFonts w:cs="Arial"/>
          <w:sz w:val="28"/>
          <w:szCs w:val="28"/>
        </w:rPr>
        <w:t>GERENCIAMENTO FUNERÁRIO</w:t>
      </w:r>
    </w:p>
    <w:p w14:paraId="5A855CBA" w14:textId="77777777" w:rsidR="002456F9" w:rsidRDefault="00DD7C1B">
      <w:pPr>
        <w:jc w:val="center"/>
        <w:rPr>
          <w:rFonts w:cs="Arial"/>
          <w:sz w:val="28"/>
          <w:szCs w:val="28"/>
        </w:rPr>
      </w:pPr>
      <w:r>
        <w:rPr>
          <w:rFonts w:cs="Arial"/>
          <w:sz w:val="28"/>
          <w:szCs w:val="28"/>
        </w:rPr>
        <w:t>Versão 1.0</w:t>
      </w:r>
    </w:p>
    <w:p w14:paraId="4943409C" w14:textId="77777777" w:rsidR="002456F9" w:rsidRDefault="002456F9">
      <w:pPr>
        <w:jc w:val="center"/>
        <w:rPr>
          <w:rFonts w:cs="Arial"/>
          <w:sz w:val="28"/>
          <w:szCs w:val="28"/>
        </w:rPr>
      </w:pPr>
    </w:p>
    <w:p w14:paraId="34126FDF" w14:textId="77777777" w:rsidR="002456F9" w:rsidRDefault="002456F9">
      <w:pPr>
        <w:jc w:val="center"/>
        <w:rPr>
          <w:rFonts w:cs="Arial"/>
          <w:sz w:val="28"/>
          <w:szCs w:val="28"/>
        </w:rPr>
      </w:pPr>
    </w:p>
    <w:p w14:paraId="425A97A0" w14:textId="77777777" w:rsidR="002456F9" w:rsidRDefault="002456F9">
      <w:pPr>
        <w:jc w:val="center"/>
        <w:rPr>
          <w:rFonts w:cs="Arial"/>
          <w:sz w:val="28"/>
          <w:szCs w:val="28"/>
        </w:rPr>
      </w:pPr>
    </w:p>
    <w:p w14:paraId="2877B842" w14:textId="77777777" w:rsidR="002456F9" w:rsidRDefault="002456F9">
      <w:pPr>
        <w:jc w:val="center"/>
        <w:rPr>
          <w:rFonts w:cs="Arial"/>
          <w:sz w:val="28"/>
          <w:szCs w:val="28"/>
        </w:rPr>
      </w:pPr>
    </w:p>
    <w:p w14:paraId="13E47B5E" w14:textId="77777777" w:rsidR="002456F9" w:rsidRDefault="002456F9">
      <w:pPr>
        <w:jc w:val="center"/>
        <w:rPr>
          <w:rFonts w:cs="Arial"/>
          <w:sz w:val="28"/>
          <w:szCs w:val="28"/>
        </w:rPr>
      </w:pPr>
    </w:p>
    <w:p w14:paraId="3F5D9240" w14:textId="77777777" w:rsidR="002456F9" w:rsidRDefault="00DD7C1B">
      <w:pPr>
        <w:ind w:left="3969"/>
        <w:rPr>
          <w:rFonts w:cs="Arial"/>
          <w:sz w:val="28"/>
          <w:szCs w:val="28"/>
        </w:rPr>
      </w:pPr>
      <w:r>
        <w:rPr>
          <w:rFonts w:cs="Arial"/>
          <w:sz w:val="28"/>
          <w:szCs w:val="28"/>
        </w:rPr>
        <w:t>Projeto apresentado a Faculdade de Tecnologia de Ourinhos como requisito parcial para conclusão da disciplina Engenharia de Software I, II, III do Curso de Análise e Desenvolvimento de Sistemas.</w:t>
      </w:r>
    </w:p>
    <w:p w14:paraId="03C07792" w14:textId="77777777" w:rsidR="002456F9" w:rsidRDefault="00DD7C1B">
      <w:pPr>
        <w:ind w:left="3969"/>
        <w:rPr>
          <w:rFonts w:cs="Arial"/>
          <w:sz w:val="28"/>
          <w:szCs w:val="28"/>
        </w:rPr>
      </w:pPr>
      <w:r>
        <w:rPr>
          <w:rFonts w:cs="Arial"/>
          <w:sz w:val="28"/>
          <w:szCs w:val="28"/>
        </w:rPr>
        <w:t xml:space="preserve">Professora: Silvia </w:t>
      </w:r>
      <w:r w:rsidR="00147325">
        <w:rPr>
          <w:rFonts w:cs="Arial"/>
          <w:sz w:val="28"/>
          <w:szCs w:val="28"/>
        </w:rPr>
        <w:t>Helena de Oliveira</w:t>
      </w:r>
      <w:ins w:id="0" w:author="Silvia Helena" w:date="2018-06-11T22:24:00Z">
        <w:r w:rsidR="005659E9">
          <w:rPr>
            <w:rFonts w:cs="Arial"/>
            <w:sz w:val="28"/>
            <w:szCs w:val="28"/>
          </w:rPr>
          <w:t xml:space="preserve"> </w:t>
        </w:r>
      </w:ins>
      <w:r>
        <w:rPr>
          <w:rFonts w:cs="Arial"/>
          <w:sz w:val="28"/>
          <w:szCs w:val="28"/>
        </w:rPr>
        <w:t>Santos.</w:t>
      </w:r>
    </w:p>
    <w:p w14:paraId="09B7D91C" w14:textId="77777777" w:rsidR="002456F9" w:rsidRDefault="002456F9">
      <w:pPr>
        <w:jc w:val="center"/>
        <w:rPr>
          <w:rFonts w:cs="Arial"/>
          <w:sz w:val="28"/>
          <w:szCs w:val="28"/>
        </w:rPr>
      </w:pPr>
    </w:p>
    <w:p w14:paraId="6D10BC12" w14:textId="77777777" w:rsidR="002456F9" w:rsidRDefault="002456F9">
      <w:pPr>
        <w:jc w:val="center"/>
        <w:rPr>
          <w:rFonts w:cs="Arial"/>
          <w:sz w:val="28"/>
          <w:szCs w:val="28"/>
        </w:rPr>
      </w:pPr>
    </w:p>
    <w:p w14:paraId="360BE185" w14:textId="77777777" w:rsidR="002456F9" w:rsidDel="005659E9" w:rsidRDefault="002456F9" w:rsidP="00F25FB3">
      <w:pPr>
        <w:rPr>
          <w:del w:id="1" w:author="Silvia Helena" w:date="2018-06-11T22:24:00Z"/>
          <w:rFonts w:cs="Arial"/>
          <w:sz w:val="28"/>
          <w:szCs w:val="28"/>
        </w:rPr>
        <w:pPrChange w:id="2" w:author="FATEC" w:date="2018-08-14T19:48:00Z">
          <w:pPr>
            <w:jc w:val="center"/>
          </w:pPr>
        </w:pPrChange>
      </w:pPr>
    </w:p>
    <w:p w14:paraId="00D78336" w14:textId="77777777" w:rsidR="002456F9" w:rsidRDefault="00DD7C1B">
      <w:pPr>
        <w:jc w:val="center"/>
        <w:rPr>
          <w:rFonts w:cs="Arial"/>
          <w:sz w:val="28"/>
          <w:szCs w:val="28"/>
        </w:rPr>
      </w:pPr>
      <w:r>
        <w:rPr>
          <w:rFonts w:cs="Arial"/>
          <w:sz w:val="28"/>
          <w:szCs w:val="28"/>
        </w:rPr>
        <w:t>OURINHOS - SP</w:t>
      </w:r>
    </w:p>
    <w:p w14:paraId="66D16490" w14:textId="77777777" w:rsidR="002456F9" w:rsidRDefault="00DD7C1B" w:rsidP="00147325">
      <w:pPr>
        <w:jc w:val="center"/>
        <w:rPr>
          <w:rFonts w:cs="Arial"/>
          <w:sz w:val="28"/>
          <w:szCs w:val="28"/>
        </w:rPr>
      </w:pPr>
      <w:r>
        <w:rPr>
          <w:rFonts w:cs="Arial"/>
          <w:sz w:val="28"/>
          <w:szCs w:val="28"/>
        </w:rPr>
        <w:t>2018</w:t>
      </w:r>
      <w:r>
        <w:rPr>
          <w:rFonts w:cs="Arial"/>
          <w:sz w:val="28"/>
          <w:szCs w:val="28"/>
        </w:rPr>
        <w:br w:type="page"/>
      </w:r>
    </w:p>
    <w:p w14:paraId="0A0BE021" w14:textId="77777777" w:rsidR="00DD25C3" w:rsidRDefault="00DD7C1B" w:rsidP="00DD25C3">
      <w:pPr>
        <w:pStyle w:val="Ttulo1"/>
      </w:pPr>
      <w:bookmarkStart w:id="3" w:name="_Toc516172803"/>
      <w:r>
        <w:lastRenderedPageBreak/>
        <w:t>GERENCIAMENTO DE CONFIGURAÇÃO</w:t>
      </w:r>
      <w:bookmarkEnd w:id="3"/>
    </w:p>
    <w:tbl>
      <w:tblPr>
        <w:tblW w:w="8192" w:type="dxa"/>
        <w:tblInd w:w="525" w:type="dxa"/>
        <w:tblCellMar>
          <w:left w:w="70" w:type="dxa"/>
          <w:right w:w="70" w:type="dxa"/>
        </w:tblCellMar>
        <w:tblLook w:val="04A0" w:firstRow="1" w:lastRow="0" w:firstColumn="1" w:lastColumn="0" w:noHBand="0" w:noVBand="1"/>
      </w:tblPr>
      <w:tblGrid>
        <w:gridCol w:w="1660"/>
        <w:gridCol w:w="4122"/>
        <w:gridCol w:w="2410"/>
      </w:tblGrid>
      <w:tr w:rsidR="00DD25C3" w:rsidRPr="00DD25C3" w14:paraId="6357F428" w14:textId="77777777" w:rsidTr="00DD25C3">
        <w:trPr>
          <w:trHeight w:val="315"/>
        </w:trPr>
        <w:tc>
          <w:tcPr>
            <w:tcW w:w="16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4A1FB94" w14:textId="77777777" w:rsidR="00DD25C3" w:rsidRPr="00DD25C3" w:rsidRDefault="00DD25C3" w:rsidP="00DD25C3">
            <w:pPr>
              <w:spacing w:after="0" w:line="240" w:lineRule="auto"/>
              <w:jc w:val="center"/>
              <w:rPr>
                <w:rFonts w:eastAsia="Times New Roman" w:cs="Arial"/>
                <w:b/>
                <w:bCs/>
                <w:color w:val="000000"/>
                <w:sz w:val="22"/>
                <w:lang w:eastAsia="pt-BR"/>
              </w:rPr>
            </w:pPr>
            <w:r w:rsidRPr="00DD25C3">
              <w:rPr>
                <w:rFonts w:eastAsia="Times New Roman" w:cs="Arial"/>
                <w:b/>
                <w:bCs/>
                <w:color w:val="000000"/>
                <w:sz w:val="22"/>
                <w:lang w:eastAsia="pt-BR"/>
              </w:rPr>
              <w:t>Data</w:t>
            </w:r>
          </w:p>
        </w:tc>
        <w:tc>
          <w:tcPr>
            <w:tcW w:w="4122" w:type="dxa"/>
            <w:tcBorders>
              <w:top w:val="single" w:sz="8" w:space="0" w:color="auto"/>
              <w:left w:val="nil"/>
              <w:bottom w:val="single" w:sz="8" w:space="0" w:color="auto"/>
              <w:right w:val="single" w:sz="8" w:space="0" w:color="auto"/>
            </w:tcBorders>
            <w:shd w:val="clear" w:color="auto" w:fill="auto"/>
            <w:vAlign w:val="center"/>
            <w:hideMark/>
          </w:tcPr>
          <w:p w14:paraId="553D08F9" w14:textId="77777777" w:rsidR="00DD25C3" w:rsidRPr="00DD25C3" w:rsidRDefault="00DD25C3" w:rsidP="00DD25C3">
            <w:pPr>
              <w:spacing w:after="0" w:line="240" w:lineRule="auto"/>
              <w:jc w:val="center"/>
              <w:rPr>
                <w:rFonts w:eastAsia="Times New Roman" w:cs="Arial"/>
                <w:b/>
                <w:bCs/>
                <w:color w:val="000000"/>
                <w:sz w:val="22"/>
                <w:lang w:eastAsia="pt-BR"/>
              </w:rPr>
            </w:pPr>
            <w:r w:rsidRPr="00DD25C3">
              <w:rPr>
                <w:rFonts w:eastAsia="Times New Roman" w:cs="Arial"/>
                <w:b/>
                <w:bCs/>
                <w:color w:val="000000"/>
                <w:sz w:val="22"/>
                <w:lang w:eastAsia="pt-BR"/>
              </w:rPr>
              <w:t>Atividades</w:t>
            </w:r>
          </w:p>
        </w:tc>
        <w:tc>
          <w:tcPr>
            <w:tcW w:w="2410" w:type="dxa"/>
            <w:tcBorders>
              <w:top w:val="single" w:sz="8" w:space="0" w:color="auto"/>
              <w:left w:val="nil"/>
              <w:bottom w:val="single" w:sz="8" w:space="0" w:color="auto"/>
              <w:right w:val="single" w:sz="8" w:space="0" w:color="auto"/>
            </w:tcBorders>
            <w:shd w:val="clear" w:color="auto" w:fill="auto"/>
            <w:vAlign w:val="center"/>
            <w:hideMark/>
          </w:tcPr>
          <w:p w14:paraId="218E18BE" w14:textId="77777777" w:rsidR="00DD25C3" w:rsidRPr="00DD25C3" w:rsidRDefault="00DD25C3" w:rsidP="00DD25C3">
            <w:pPr>
              <w:spacing w:after="0" w:line="240" w:lineRule="auto"/>
              <w:jc w:val="center"/>
              <w:rPr>
                <w:rFonts w:eastAsia="Times New Roman" w:cs="Arial"/>
                <w:b/>
                <w:bCs/>
                <w:color w:val="000000"/>
                <w:sz w:val="22"/>
                <w:lang w:eastAsia="pt-BR"/>
              </w:rPr>
            </w:pPr>
            <w:r w:rsidRPr="00DD25C3">
              <w:rPr>
                <w:rFonts w:eastAsia="Times New Roman" w:cs="Arial"/>
                <w:b/>
                <w:bCs/>
                <w:color w:val="000000"/>
                <w:sz w:val="22"/>
                <w:lang w:eastAsia="pt-BR"/>
              </w:rPr>
              <w:t>Responsáveis</w:t>
            </w:r>
          </w:p>
        </w:tc>
      </w:tr>
      <w:tr w:rsidR="00DD25C3" w:rsidRPr="00DD25C3" w14:paraId="51552F51"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403E9925"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15/08/2017</w:t>
            </w:r>
          </w:p>
        </w:tc>
        <w:tc>
          <w:tcPr>
            <w:tcW w:w="4122" w:type="dxa"/>
            <w:tcBorders>
              <w:top w:val="nil"/>
              <w:left w:val="nil"/>
              <w:bottom w:val="single" w:sz="8" w:space="0" w:color="auto"/>
              <w:right w:val="single" w:sz="8" w:space="0" w:color="auto"/>
            </w:tcBorders>
            <w:shd w:val="clear" w:color="auto" w:fill="auto"/>
            <w:vAlign w:val="center"/>
            <w:hideMark/>
          </w:tcPr>
          <w:p w14:paraId="3C85E886"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Correções do trabalho anterior</w:t>
            </w:r>
          </w:p>
        </w:tc>
        <w:tc>
          <w:tcPr>
            <w:tcW w:w="2410" w:type="dxa"/>
            <w:tcBorders>
              <w:top w:val="nil"/>
              <w:left w:val="nil"/>
              <w:bottom w:val="single" w:sz="8" w:space="0" w:color="auto"/>
              <w:right w:val="single" w:sz="8" w:space="0" w:color="auto"/>
            </w:tcBorders>
            <w:shd w:val="clear" w:color="auto" w:fill="auto"/>
            <w:vAlign w:val="center"/>
            <w:hideMark/>
          </w:tcPr>
          <w:p w14:paraId="78362C7A"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657514BE"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4C051EF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22/08/2017</w:t>
            </w:r>
          </w:p>
        </w:tc>
        <w:tc>
          <w:tcPr>
            <w:tcW w:w="4122" w:type="dxa"/>
            <w:tcBorders>
              <w:top w:val="nil"/>
              <w:left w:val="nil"/>
              <w:bottom w:val="single" w:sz="8" w:space="0" w:color="auto"/>
              <w:right w:val="single" w:sz="8" w:space="0" w:color="auto"/>
            </w:tcBorders>
            <w:shd w:val="clear" w:color="auto" w:fill="auto"/>
            <w:vAlign w:val="center"/>
            <w:hideMark/>
          </w:tcPr>
          <w:p w14:paraId="7B813906"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Desenvolvimento do Capitulo 3.</w:t>
            </w:r>
          </w:p>
        </w:tc>
        <w:tc>
          <w:tcPr>
            <w:tcW w:w="2410" w:type="dxa"/>
            <w:tcBorders>
              <w:top w:val="nil"/>
              <w:left w:val="nil"/>
              <w:bottom w:val="single" w:sz="8" w:space="0" w:color="auto"/>
              <w:right w:val="single" w:sz="8" w:space="0" w:color="auto"/>
            </w:tcBorders>
            <w:shd w:val="clear" w:color="auto" w:fill="auto"/>
            <w:vAlign w:val="center"/>
            <w:hideMark/>
          </w:tcPr>
          <w:p w14:paraId="277598D6"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2B00BB48"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57A9B668"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29/08/2017</w:t>
            </w:r>
          </w:p>
        </w:tc>
        <w:tc>
          <w:tcPr>
            <w:tcW w:w="4122" w:type="dxa"/>
            <w:tcBorders>
              <w:top w:val="nil"/>
              <w:left w:val="nil"/>
              <w:bottom w:val="single" w:sz="8" w:space="0" w:color="auto"/>
              <w:right w:val="single" w:sz="8" w:space="0" w:color="auto"/>
            </w:tcBorders>
            <w:shd w:val="clear" w:color="auto" w:fill="auto"/>
            <w:vAlign w:val="center"/>
            <w:hideMark/>
          </w:tcPr>
          <w:p w14:paraId="24C7978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Desenvolvimento do Capitulo 3.</w:t>
            </w:r>
          </w:p>
        </w:tc>
        <w:tc>
          <w:tcPr>
            <w:tcW w:w="2410" w:type="dxa"/>
            <w:tcBorders>
              <w:top w:val="nil"/>
              <w:left w:val="nil"/>
              <w:bottom w:val="single" w:sz="8" w:space="0" w:color="auto"/>
              <w:right w:val="single" w:sz="8" w:space="0" w:color="auto"/>
            </w:tcBorders>
            <w:shd w:val="clear" w:color="auto" w:fill="auto"/>
            <w:vAlign w:val="center"/>
            <w:hideMark/>
          </w:tcPr>
          <w:p w14:paraId="180C4D5E"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24AF212A" w14:textId="77777777" w:rsidTr="00DD25C3">
        <w:trPr>
          <w:trHeight w:val="870"/>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561D9278"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04/09/2017</w:t>
            </w:r>
          </w:p>
        </w:tc>
        <w:tc>
          <w:tcPr>
            <w:tcW w:w="4122" w:type="dxa"/>
            <w:tcBorders>
              <w:top w:val="nil"/>
              <w:left w:val="nil"/>
              <w:bottom w:val="single" w:sz="8" w:space="0" w:color="auto"/>
              <w:right w:val="single" w:sz="8" w:space="0" w:color="auto"/>
            </w:tcBorders>
            <w:shd w:val="clear" w:color="auto" w:fill="auto"/>
            <w:vAlign w:val="center"/>
            <w:hideMark/>
          </w:tcPr>
          <w:p w14:paraId="4788F337"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Envio da primeira versão do trabalho para a professora</w:t>
            </w:r>
          </w:p>
        </w:tc>
        <w:tc>
          <w:tcPr>
            <w:tcW w:w="2410" w:type="dxa"/>
            <w:tcBorders>
              <w:top w:val="nil"/>
              <w:left w:val="nil"/>
              <w:bottom w:val="single" w:sz="8" w:space="0" w:color="auto"/>
              <w:right w:val="single" w:sz="8" w:space="0" w:color="auto"/>
            </w:tcBorders>
            <w:shd w:val="clear" w:color="auto" w:fill="auto"/>
            <w:vAlign w:val="center"/>
            <w:hideMark/>
          </w:tcPr>
          <w:p w14:paraId="6BE754DA"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Lucas Duarte</w:t>
            </w:r>
          </w:p>
        </w:tc>
      </w:tr>
      <w:tr w:rsidR="00DD25C3" w:rsidRPr="00DD25C3" w14:paraId="57188324"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6D98065F"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07/09/2017</w:t>
            </w:r>
          </w:p>
        </w:tc>
        <w:tc>
          <w:tcPr>
            <w:tcW w:w="4122" w:type="dxa"/>
            <w:tcBorders>
              <w:top w:val="nil"/>
              <w:left w:val="nil"/>
              <w:bottom w:val="single" w:sz="8" w:space="0" w:color="auto"/>
              <w:right w:val="single" w:sz="8" w:space="0" w:color="auto"/>
            </w:tcBorders>
            <w:shd w:val="clear" w:color="auto" w:fill="auto"/>
            <w:vAlign w:val="center"/>
            <w:hideMark/>
          </w:tcPr>
          <w:p w14:paraId="7C395A9A"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Começo da correção do trabalho</w:t>
            </w:r>
          </w:p>
        </w:tc>
        <w:tc>
          <w:tcPr>
            <w:tcW w:w="2410" w:type="dxa"/>
            <w:tcBorders>
              <w:top w:val="nil"/>
              <w:left w:val="nil"/>
              <w:bottom w:val="single" w:sz="8" w:space="0" w:color="auto"/>
              <w:right w:val="single" w:sz="8" w:space="0" w:color="auto"/>
            </w:tcBorders>
            <w:shd w:val="clear" w:color="auto" w:fill="auto"/>
            <w:vAlign w:val="center"/>
            <w:hideMark/>
          </w:tcPr>
          <w:p w14:paraId="3F55BBF5"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61699A47"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626BCD7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12/09/2017</w:t>
            </w:r>
          </w:p>
        </w:tc>
        <w:tc>
          <w:tcPr>
            <w:tcW w:w="4122" w:type="dxa"/>
            <w:tcBorders>
              <w:top w:val="nil"/>
              <w:left w:val="nil"/>
              <w:bottom w:val="single" w:sz="8" w:space="0" w:color="auto"/>
              <w:right w:val="single" w:sz="8" w:space="0" w:color="auto"/>
            </w:tcBorders>
            <w:shd w:val="clear" w:color="auto" w:fill="auto"/>
            <w:vAlign w:val="center"/>
            <w:hideMark/>
          </w:tcPr>
          <w:p w14:paraId="5CB598A8"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Continuação da Correção</w:t>
            </w:r>
          </w:p>
        </w:tc>
        <w:tc>
          <w:tcPr>
            <w:tcW w:w="2410" w:type="dxa"/>
            <w:tcBorders>
              <w:top w:val="nil"/>
              <w:left w:val="nil"/>
              <w:bottom w:val="single" w:sz="8" w:space="0" w:color="auto"/>
              <w:right w:val="single" w:sz="8" w:space="0" w:color="auto"/>
            </w:tcBorders>
            <w:shd w:val="clear" w:color="auto" w:fill="auto"/>
            <w:vAlign w:val="center"/>
            <w:hideMark/>
          </w:tcPr>
          <w:p w14:paraId="3DAE43BE"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2A60EA60"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2B506FDC"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17/09/2017</w:t>
            </w:r>
          </w:p>
        </w:tc>
        <w:tc>
          <w:tcPr>
            <w:tcW w:w="4122" w:type="dxa"/>
            <w:tcBorders>
              <w:top w:val="nil"/>
              <w:left w:val="nil"/>
              <w:bottom w:val="single" w:sz="8" w:space="0" w:color="auto"/>
              <w:right w:val="single" w:sz="8" w:space="0" w:color="auto"/>
            </w:tcBorders>
            <w:shd w:val="clear" w:color="auto" w:fill="auto"/>
            <w:vAlign w:val="center"/>
            <w:hideMark/>
          </w:tcPr>
          <w:p w14:paraId="47E00B2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Continuação da Correção</w:t>
            </w:r>
          </w:p>
        </w:tc>
        <w:tc>
          <w:tcPr>
            <w:tcW w:w="2410" w:type="dxa"/>
            <w:tcBorders>
              <w:top w:val="nil"/>
              <w:left w:val="nil"/>
              <w:bottom w:val="single" w:sz="8" w:space="0" w:color="auto"/>
              <w:right w:val="single" w:sz="8" w:space="0" w:color="auto"/>
            </w:tcBorders>
            <w:shd w:val="clear" w:color="auto" w:fill="auto"/>
            <w:vAlign w:val="center"/>
            <w:hideMark/>
          </w:tcPr>
          <w:p w14:paraId="79180ABD"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6177AAAA" w14:textId="77777777" w:rsidTr="00DD25C3">
        <w:trPr>
          <w:trHeight w:val="870"/>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630C262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18/09/2017</w:t>
            </w:r>
          </w:p>
        </w:tc>
        <w:tc>
          <w:tcPr>
            <w:tcW w:w="4122" w:type="dxa"/>
            <w:tcBorders>
              <w:top w:val="nil"/>
              <w:left w:val="nil"/>
              <w:bottom w:val="single" w:sz="8" w:space="0" w:color="auto"/>
              <w:right w:val="single" w:sz="8" w:space="0" w:color="auto"/>
            </w:tcBorders>
            <w:shd w:val="clear" w:color="auto" w:fill="auto"/>
            <w:vAlign w:val="center"/>
            <w:hideMark/>
          </w:tcPr>
          <w:p w14:paraId="641FEE92"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Envio da segunda versão do trabalho para a professora</w:t>
            </w:r>
          </w:p>
        </w:tc>
        <w:tc>
          <w:tcPr>
            <w:tcW w:w="2410" w:type="dxa"/>
            <w:tcBorders>
              <w:top w:val="nil"/>
              <w:left w:val="nil"/>
              <w:bottom w:val="single" w:sz="8" w:space="0" w:color="auto"/>
              <w:right w:val="single" w:sz="8" w:space="0" w:color="auto"/>
            </w:tcBorders>
            <w:shd w:val="clear" w:color="auto" w:fill="auto"/>
            <w:vAlign w:val="center"/>
            <w:hideMark/>
          </w:tcPr>
          <w:p w14:paraId="3810396C"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Denilson</w:t>
            </w:r>
          </w:p>
        </w:tc>
      </w:tr>
      <w:tr w:rsidR="00DD25C3" w:rsidRPr="00DD25C3" w14:paraId="3FB63CA4"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46DB3212"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03/10/2017</w:t>
            </w:r>
          </w:p>
        </w:tc>
        <w:tc>
          <w:tcPr>
            <w:tcW w:w="4122" w:type="dxa"/>
            <w:tcBorders>
              <w:top w:val="nil"/>
              <w:left w:val="nil"/>
              <w:bottom w:val="single" w:sz="8" w:space="0" w:color="auto"/>
              <w:right w:val="single" w:sz="8" w:space="0" w:color="auto"/>
            </w:tcBorders>
            <w:shd w:val="clear" w:color="auto" w:fill="auto"/>
            <w:vAlign w:val="center"/>
            <w:hideMark/>
          </w:tcPr>
          <w:p w14:paraId="621CAF1C"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Começo da segunda correção do trabalho</w:t>
            </w:r>
          </w:p>
        </w:tc>
        <w:tc>
          <w:tcPr>
            <w:tcW w:w="2410" w:type="dxa"/>
            <w:tcBorders>
              <w:top w:val="nil"/>
              <w:left w:val="nil"/>
              <w:bottom w:val="single" w:sz="8" w:space="0" w:color="auto"/>
              <w:right w:val="single" w:sz="8" w:space="0" w:color="auto"/>
            </w:tcBorders>
            <w:shd w:val="clear" w:color="auto" w:fill="auto"/>
            <w:vAlign w:val="center"/>
            <w:hideMark/>
          </w:tcPr>
          <w:p w14:paraId="0176A575"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666D2201"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4D412FD4"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10/10/2017</w:t>
            </w:r>
          </w:p>
        </w:tc>
        <w:tc>
          <w:tcPr>
            <w:tcW w:w="4122" w:type="dxa"/>
            <w:tcBorders>
              <w:top w:val="nil"/>
              <w:left w:val="nil"/>
              <w:bottom w:val="single" w:sz="8" w:space="0" w:color="auto"/>
              <w:right w:val="single" w:sz="8" w:space="0" w:color="auto"/>
            </w:tcBorders>
            <w:shd w:val="clear" w:color="auto" w:fill="auto"/>
            <w:vAlign w:val="center"/>
            <w:hideMark/>
          </w:tcPr>
          <w:p w14:paraId="58D4AB8F"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Continuação da Correção</w:t>
            </w:r>
          </w:p>
        </w:tc>
        <w:tc>
          <w:tcPr>
            <w:tcW w:w="2410" w:type="dxa"/>
            <w:tcBorders>
              <w:top w:val="nil"/>
              <w:left w:val="nil"/>
              <w:bottom w:val="single" w:sz="8" w:space="0" w:color="auto"/>
              <w:right w:val="single" w:sz="8" w:space="0" w:color="auto"/>
            </w:tcBorders>
            <w:shd w:val="clear" w:color="auto" w:fill="auto"/>
            <w:vAlign w:val="center"/>
            <w:hideMark/>
          </w:tcPr>
          <w:p w14:paraId="71C67B17"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345E99DD"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03BE7BED"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17/10/2017</w:t>
            </w:r>
          </w:p>
        </w:tc>
        <w:tc>
          <w:tcPr>
            <w:tcW w:w="4122" w:type="dxa"/>
            <w:tcBorders>
              <w:top w:val="nil"/>
              <w:left w:val="nil"/>
              <w:bottom w:val="single" w:sz="8" w:space="0" w:color="auto"/>
              <w:right w:val="single" w:sz="8" w:space="0" w:color="auto"/>
            </w:tcBorders>
            <w:shd w:val="clear" w:color="auto" w:fill="auto"/>
            <w:vAlign w:val="center"/>
            <w:hideMark/>
          </w:tcPr>
          <w:p w14:paraId="3DA4D45E"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Continuação da Correção</w:t>
            </w:r>
          </w:p>
        </w:tc>
        <w:tc>
          <w:tcPr>
            <w:tcW w:w="2410" w:type="dxa"/>
            <w:tcBorders>
              <w:top w:val="nil"/>
              <w:left w:val="nil"/>
              <w:bottom w:val="single" w:sz="8" w:space="0" w:color="auto"/>
              <w:right w:val="single" w:sz="8" w:space="0" w:color="auto"/>
            </w:tcBorders>
            <w:shd w:val="clear" w:color="auto" w:fill="auto"/>
            <w:vAlign w:val="center"/>
            <w:hideMark/>
          </w:tcPr>
          <w:p w14:paraId="7773E67F"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4C8A3779"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2C41735A"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24/10/2017</w:t>
            </w:r>
          </w:p>
        </w:tc>
        <w:tc>
          <w:tcPr>
            <w:tcW w:w="4122" w:type="dxa"/>
            <w:tcBorders>
              <w:top w:val="nil"/>
              <w:left w:val="nil"/>
              <w:bottom w:val="single" w:sz="8" w:space="0" w:color="auto"/>
              <w:right w:val="single" w:sz="8" w:space="0" w:color="auto"/>
            </w:tcBorders>
            <w:shd w:val="clear" w:color="auto" w:fill="auto"/>
            <w:vAlign w:val="center"/>
            <w:hideMark/>
          </w:tcPr>
          <w:p w14:paraId="65F302C8"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Criação do Capitulo  4</w:t>
            </w:r>
          </w:p>
        </w:tc>
        <w:tc>
          <w:tcPr>
            <w:tcW w:w="2410" w:type="dxa"/>
            <w:tcBorders>
              <w:top w:val="nil"/>
              <w:left w:val="nil"/>
              <w:bottom w:val="single" w:sz="8" w:space="0" w:color="auto"/>
              <w:right w:val="single" w:sz="8" w:space="0" w:color="auto"/>
            </w:tcBorders>
            <w:shd w:val="clear" w:color="auto" w:fill="auto"/>
            <w:vAlign w:val="center"/>
            <w:hideMark/>
          </w:tcPr>
          <w:p w14:paraId="36BEB09D"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08D3033A"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6D7EFEE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31/10/2017</w:t>
            </w:r>
          </w:p>
        </w:tc>
        <w:tc>
          <w:tcPr>
            <w:tcW w:w="4122" w:type="dxa"/>
            <w:tcBorders>
              <w:top w:val="nil"/>
              <w:left w:val="nil"/>
              <w:bottom w:val="single" w:sz="8" w:space="0" w:color="auto"/>
              <w:right w:val="single" w:sz="8" w:space="0" w:color="auto"/>
            </w:tcBorders>
            <w:shd w:val="clear" w:color="auto" w:fill="auto"/>
            <w:vAlign w:val="center"/>
            <w:hideMark/>
          </w:tcPr>
          <w:p w14:paraId="3C0533D1"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Desenvolvimento do Capitulo 4</w:t>
            </w:r>
          </w:p>
        </w:tc>
        <w:tc>
          <w:tcPr>
            <w:tcW w:w="2410" w:type="dxa"/>
            <w:tcBorders>
              <w:top w:val="nil"/>
              <w:left w:val="nil"/>
              <w:bottom w:val="single" w:sz="8" w:space="0" w:color="auto"/>
              <w:right w:val="single" w:sz="8" w:space="0" w:color="auto"/>
            </w:tcBorders>
            <w:shd w:val="clear" w:color="auto" w:fill="auto"/>
            <w:vAlign w:val="center"/>
            <w:hideMark/>
          </w:tcPr>
          <w:p w14:paraId="2EA19B6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50ECD9A6"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222F8EE1"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07/11/2017</w:t>
            </w:r>
          </w:p>
        </w:tc>
        <w:tc>
          <w:tcPr>
            <w:tcW w:w="4122" w:type="dxa"/>
            <w:tcBorders>
              <w:top w:val="nil"/>
              <w:left w:val="nil"/>
              <w:bottom w:val="single" w:sz="8" w:space="0" w:color="auto"/>
              <w:right w:val="single" w:sz="8" w:space="0" w:color="auto"/>
            </w:tcBorders>
            <w:shd w:val="clear" w:color="auto" w:fill="auto"/>
            <w:vAlign w:val="center"/>
            <w:hideMark/>
          </w:tcPr>
          <w:p w14:paraId="15891A2B"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Criação do Capitulo 5</w:t>
            </w:r>
          </w:p>
        </w:tc>
        <w:tc>
          <w:tcPr>
            <w:tcW w:w="2410" w:type="dxa"/>
            <w:tcBorders>
              <w:top w:val="nil"/>
              <w:left w:val="nil"/>
              <w:bottom w:val="single" w:sz="8" w:space="0" w:color="auto"/>
              <w:right w:val="single" w:sz="8" w:space="0" w:color="auto"/>
            </w:tcBorders>
            <w:shd w:val="clear" w:color="auto" w:fill="auto"/>
            <w:vAlign w:val="center"/>
            <w:hideMark/>
          </w:tcPr>
          <w:p w14:paraId="47BDA196"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26C1CA0D"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29668D3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14/11/2017</w:t>
            </w:r>
          </w:p>
        </w:tc>
        <w:tc>
          <w:tcPr>
            <w:tcW w:w="4122" w:type="dxa"/>
            <w:tcBorders>
              <w:top w:val="nil"/>
              <w:left w:val="nil"/>
              <w:bottom w:val="single" w:sz="8" w:space="0" w:color="auto"/>
              <w:right w:val="single" w:sz="8" w:space="0" w:color="auto"/>
            </w:tcBorders>
            <w:shd w:val="clear" w:color="auto" w:fill="auto"/>
            <w:vAlign w:val="center"/>
            <w:hideMark/>
          </w:tcPr>
          <w:p w14:paraId="5E439379"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Desenvolvimento do Capitulo 5</w:t>
            </w:r>
          </w:p>
        </w:tc>
        <w:tc>
          <w:tcPr>
            <w:tcW w:w="2410" w:type="dxa"/>
            <w:tcBorders>
              <w:top w:val="nil"/>
              <w:left w:val="nil"/>
              <w:bottom w:val="single" w:sz="8" w:space="0" w:color="auto"/>
              <w:right w:val="single" w:sz="8" w:space="0" w:color="auto"/>
            </w:tcBorders>
            <w:shd w:val="clear" w:color="auto" w:fill="auto"/>
            <w:vAlign w:val="center"/>
            <w:hideMark/>
          </w:tcPr>
          <w:p w14:paraId="617D80C4"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os integrantes</w:t>
            </w:r>
          </w:p>
        </w:tc>
      </w:tr>
      <w:tr w:rsidR="00DD25C3" w:rsidRPr="00DD25C3" w14:paraId="456EC671" w14:textId="77777777" w:rsidTr="00DD25C3">
        <w:trPr>
          <w:trHeight w:val="585"/>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73712F4F"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22/11/2017</w:t>
            </w:r>
          </w:p>
        </w:tc>
        <w:tc>
          <w:tcPr>
            <w:tcW w:w="4122" w:type="dxa"/>
            <w:tcBorders>
              <w:top w:val="nil"/>
              <w:left w:val="nil"/>
              <w:bottom w:val="single" w:sz="8" w:space="0" w:color="auto"/>
              <w:right w:val="single" w:sz="8" w:space="0" w:color="auto"/>
            </w:tcBorders>
            <w:shd w:val="clear" w:color="auto" w:fill="auto"/>
            <w:vAlign w:val="center"/>
            <w:hideMark/>
          </w:tcPr>
          <w:p w14:paraId="5830DAB1"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Envio da ultima versão do trabalho para Professora</w:t>
            </w:r>
          </w:p>
        </w:tc>
        <w:tc>
          <w:tcPr>
            <w:tcW w:w="2410" w:type="dxa"/>
            <w:tcBorders>
              <w:top w:val="nil"/>
              <w:left w:val="nil"/>
              <w:bottom w:val="single" w:sz="8" w:space="0" w:color="auto"/>
              <w:right w:val="single" w:sz="8" w:space="0" w:color="auto"/>
            </w:tcBorders>
            <w:shd w:val="clear" w:color="auto" w:fill="auto"/>
            <w:vAlign w:val="center"/>
            <w:hideMark/>
          </w:tcPr>
          <w:p w14:paraId="65428ED7"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Denilson</w:t>
            </w:r>
          </w:p>
        </w:tc>
      </w:tr>
      <w:tr w:rsidR="00DD25C3" w:rsidRPr="00DD25C3" w14:paraId="06343074" w14:textId="77777777" w:rsidTr="00DD25C3">
        <w:trPr>
          <w:trHeight w:val="480"/>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45BFABF3"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07/03/2018</w:t>
            </w:r>
          </w:p>
        </w:tc>
        <w:tc>
          <w:tcPr>
            <w:tcW w:w="4122" w:type="dxa"/>
            <w:tcBorders>
              <w:top w:val="nil"/>
              <w:left w:val="nil"/>
              <w:bottom w:val="single" w:sz="8" w:space="0" w:color="auto"/>
              <w:right w:val="single" w:sz="8" w:space="0" w:color="auto"/>
            </w:tcBorders>
            <w:shd w:val="clear" w:color="auto" w:fill="auto"/>
            <w:vAlign w:val="center"/>
            <w:hideMark/>
          </w:tcPr>
          <w:p w14:paraId="65346D61"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Correção Requisitos</w:t>
            </w:r>
          </w:p>
        </w:tc>
        <w:tc>
          <w:tcPr>
            <w:tcW w:w="2410" w:type="dxa"/>
            <w:tcBorders>
              <w:top w:val="nil"/>
              <w:left w:val="nil"/>
              <w:bottom w:val="single" w:sz="8" w:space="0" w:color="auto"/>
              <w:right w:val="single" w:sz="8" w:space="0" w:color="auto"/>
            </w:tcBorders>
            <w:shd w:val="clear" w:color="auto" w:fill="auto"/>
            <w:vAlign w:val="center"/>
            <w:hideMark/>
          </w:tcPr>
          <w:p w14:paraId="275515DB"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Prof Silvia</w:t>
            </w:r>
          </w:p>
        </w:tc>
      </w:tr>
      <w:tr w:rsidR="00DD25C3" w:rsidRPr="00DD25C3" w14:paraId="6329EB56" w14:textId="77777777" w:rsidTr="00DD25C3">
        <w:trPr>
          <w:trHeight w:val="480"/>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1B3386F8"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24/04/2018</w:t>
            </w:r>
          </w:p>
        </w:tc>
        <w:tc>
          <w:tcPr>
            <w:tcW w:w="4122" w:type="dxa"/>
            <w:tcBorders>
              <w:top w:val="nil"/>
              <w:left w:val="nil"/>
              <w:bottom w:val="single" w:sz="8" w:space="0" w:color="auto"/>
              <w:right w:val="single" w:sz="8" w:space="0" w:color="auto"/>
            </w:tcBorders>
            <w:shd w:val="clear" w:color="auto" w:fill="auto"/>
            <w:vAlign w:val="center"/>
            <w:hideMark/>
          </w:tcPr>
          <w:p w14:paraId="22CD8DBF"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Correção Requisitos</w:t>
            </w:r>
          </w:p>
        </w:tc>
        <w:tc>
          <w:tcPr>
            <w:tcW w:w="2410" w:type="dxa"/>
            <w:tcBorders>
              <w:top w:val="nil"/>
              <w:left w:val="nil"/>
              <w:bottom w:val="single" w:sz="8" w:space="0" w:color="auto"/>
              <w:right w:val="single" w:sz="8" w:space="0" w:color="auto"/>
            </w:tcBorders>
            <w:shd w:val="clear" w:color="auto" w:fill="auto"/>
            <w:vAlign w:val="center"/>
            <w:hideMark/>
          </w:tcPr>
          <w:p w14:paraId="42C38DF6"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Integrantes</w:t>
            </w:r>
          </w:p>
        </w:tc>
      </w:tr>
      <w:tr w:rsidR="00DD25C3" w:rsidRPr="00DD25C3" w14:paraId="5F800DFB" w14:textId="77777777" w:rsidTr="00DD25C3">
        <w:trPr>
          <w:trHeight w:val="570"/>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5A361B55"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01/05/2018</w:t>
            </w:r>
          </w:p>
        </w:tc>
        <w:tc>
          <w:tcPr>
            <w:tcW w:w="4122" w:type="dxa"/>
            <w:tcBorders>
              <w:top w:val="nil"/>
              <w:left w:val="nil"/>
              <w:bottom w:val="single" w:sz="8" w:space="0" w:color="auto"/>
              <w:right w:val="single" w:sz="8" w:space="0" w:color="auto"/>
            </w:tcBorders>
            <w:shd w:val="clear" w:color="auto" w:fill="auto"/>
            <w:vAlign w:val="center"/>
            <w:hideMark/>
          </w:tcPr>
          <w:p w14:paraId="68C36498"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Diagrama de Classe</w:t>
            </w:r>
          </w:p>
        </w:tc>
        <w:tc>
          <w:tcPr>
            <w:tcW w:w="2410" w:type="dxa"/>
            <w:tcBorders>
              <w:top w:val="nil"/>
              <w:left w:val="nil"/>
              <w:bottom w:val="single" w:sz="8" w:space="0" w:color="auto"/>
              <w:right w:val="single" w:sz="8" w:space="0" w:color="auto"/>
            </w:tcBorders>
            <w:shd w:val="clear" w:color="auto" w:fill="auto"/>
            <w:vAlign w:val="center"/>
            <w:hideMark/>
          </w:tcPr>
          <w:p w14:paraId="2AF6F775"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Integrantes</w:t>
            </w:r>
          </w:p>
        </w:tc>
      </w:tr>
      <w:tr w:rsidR="00DD25C3" w:rsidRPr="00DD25C3" w14:paraId="6BEE34E5" w14:textId="77777777" w:rsidTr="00DD25C3">
        <w:trPr>
          <w:trHeight w:val="540"/>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4EA54527"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15/05/2018</w:t>
            </w:r>
          </w:p>
        </w:tc>
        <w:tc>
          <w:tcPr>
            <w:tcW w:w="4122" w:type="dxa"/>
            <w:tcBorders>
              <w:top w:val="nil"/>
              <w:left w:val="nil"/>
              <w:bottom w:val="single" w:sz="8" w:space="0" w:color="auto"/>
              <w:right w:val="single" w:sz="8" w:space="0" w:color="auto"/>
            </w:tcBorders>
            <w:shd w:val="clear" w:color="auto" w:fill="auto"/>
            <w:vAlign w:val="center"/>
            <w:hideMark/>
          </w:tcPr>
          <w:p w14:paraId="355AC362"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 xml:space="preserve">Diagrama de Sequencia </w:t>
            </w:r>
          </w:p>
        </w:tc>
        <w:tc>
          <w:tcPr>
            <w:tcW w:w="2410" w:type="dxa"/>
            <w:tcBorders>
              <w:top w:val="nil"/>
              <w:left w:val="nil"/>
              <w:bottom w:val="single" w:sz="8" w:space="0" w:color="auto"/>
              <w:right w:val="single" w:sz="8" w:space="0" w:color="auto"/>
            </w:tcBorders>
            <w:shd w:val="clear" w:color="auto" w:fill="auto"/>
            <w:vAlign w:val="center"/>
            <w:hideMark/>
          </w:tcPr>
          <w:p w14:paraId="760654C0"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Integrantes</w:t>
            </w:r>
          </w:p>
        </w:tc>
      </w:tr>
      <w:tr w:rsidR="00DD25C3" w:rsidRPr="00DD25C3" w14:paraId="64727E82" w14:textId="77777777" w:rsidTr="00DD25C3">
        <w:trPr>
          <w:trHeight w:val="690"/>
        </w:trPr>
        <w:tc>
          <w:tcPr>
            <w:tcW w:w="1660" w:type="dxa"/>
            <w:tcBorders>
              <w:top w:val="nil"/>
              <w:left w:val="single" w:sz="8" w:space="0" w:color="auto"/>
              <w:bottom w:val="single" w:sz="8" w:space="0" w:color="auto"/>
              <w:right w:val="single" w:sz="8" w:space="0" w:color="auto"/>
            </w:tcBorders>
            <w:shd w:val="clear" w:color="auto" w:fill="auto"/>
            <w:vAlign w:val="center"/>
            <w:hideMark/>
          </w:tcPr>
          <w:p w14:paraId="2C702BCE"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val="en-US" w:eastAsia="pt-BR"/>
              </w:rPr>
              <w:t>29/05/2018</w:t>
            </w:r>
          </w:p>
        </w:tc>
        <w:tc>
          <w:tcPr>
            <w:tcW w:w="4122" w:type="dxa"/>
            <w:tcBorders>
              <w:top w:val="nil"/>
              <w:left w:val="nil"/>
              <w:bottom w:val="single" w:sz="8" w:space="0" w:color="auto"/>
              <w:right w:val="single" w:sz="8" w:space="0" w:color="auto"/>
            </w:tcBorders>
            <w:shd w:val="clear" w:color="auto" w:fill="auto"/>
            <w:vAlign w:val="center"/>
            <w:hideMark/>
          </w:tcPr>
          <w:p w14:paraId="664D45FD" w14:textId="77777777" w:rsidR="00DD25C3" w:rsidRPr="00DD25C3" w:rsidRDefault="00DD25C3" w:rsidP="00DD25C3">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Modelagem Banco de Dados</w:t>
            </w:r>
          </w:p>
        </w:tc>
        <w:tc>
          <w:tcPr>
            <w:tcW w:w="2410" w:type="dxa"/>
            <w:tcBorders>
              <w:top w:val="nil"/>
              <w:left w:val="nil"/>
              <w:bottom w:val="single" w:sz="8" w:space="0" w:color="auto"/>
              <w:right w:val="single" w:sz="8" w:space="0" w:color="auto"/>
            </w:tcBorders>
            <w:shd w:val="clear" w:color="auto" w:fill="auto"/>
            <w:vAlign w:val="center"/>
            <w:hideMark/>
          </w:tcPr>
          <w:p w14:paraId="3D82F80A" w14:textId="77777777" w:rsidR="00147325" w:rsidRPr="00DD25C3" w:rsidRDefault="00DD25C3" w:rsidP="00147325">
            <w:pPr>
              <w:spacing w:after="0" w:line="240" w:lineRule="auto"/>
              <w:jc w:val="center"/>
              <w:rPr>
                <w:rFonts w:eastAsia="Times New Roman" w:cs="Arial"/>
                <w:color w:val="000000"/>
                <w:sz w:val="22"/>
                <w:lang w:eastAsia="pt-BR"/>
              </w:rPr>
            </w:pPr>
            <w:r w:rsidRPr="00DD25C3">
              <w:rPr>
                <w:rFonts w:eastAsia="Times New Roman" w:cs="Arial"/>
                <w:color w:val="000000"/>
                <w:sz w:val="22"/>
                <w:lang w:eastAsia="pt-BR"/>
              </w:rPr>
              <w:t>Todos Integrantes</w:t>
            </w:r>
          </w:p>
        </w:tc>
      </w:tr>
    </w:tbl>
    <w:sdt>
      <w:sdtPr>
        <w:id w:val="3395930"/>
        <w:docPartObj>
          <w:docPartGallery w:val="Table of Contents"/>
          <w:docPartUnique/>
        </w:docPartObj>
      </w:sdtPr>
      <w:sdtContent>
        <w:p w14:paraId="176C2A21" w14:textId="77777777" w:rsidR="002456F9" w:rsidRDefault="00F3647E" w:rsidP="00F3647E">
          <w:pPr>
            <w:tabs>
              <w:tab w:val="left" w:pos="402"/>
              <w:tab w:val="center" w:pos="4535"/>
            </w:tabs>
            <w:jc w:val="center"/>
          </w:pPr>
          <w:r w:rsidRPr="00F3647E">
            <w:rPr>
              <w:sz w:val="28"/>
            </w:rPr>
            <w:t>SUMÁ</w:t>
          </w:r>
          <w:r w:rsidR="00DD7C1B" w:rsidRPr="00F3647E">
            <w:rPr>
              <w:sz w:val="28"/>
            </w:rPr>
            <w:t>RIO</w:t>
          </w:r>
        </w:p>
        <w:p w14:paraId="2B98F2DB" w14:textId="77777777" w:rsidR="00DD25C3" w:rsidRDefault="003A41A5">
          <w:pPr>
            <w:pStyle w:val="Sumrio1"/>
            <w:tabs>
              <w:tab w:val="right" w:leader="dot" w:pos="9061"/>
            </w:tabs>
            <w:rPr>
              <w:rFonts w:asciiTheme="minorHAnsi" w:eastAsiaTheme="minorEastAsia" w:hAnsiTheme="minorHAnsi"/>
              <w:noProof/>
              <w:sz w:val="22"/>
              <w:lang w:eastAsia="pt-BR"/>
            </w:rPr>
          </w:pPr>
          <w:r>
            <w:fldChar w:fldCharType="begin"/>
          </w:r>
          <w:r w:rsidR="00DD7C1B">
            <w:instrText xml:space="preserve"> TOC \o "1-3" \h \z \u </w:instrText>
          </w:r>
          <w:r>
            <w:fldChar w:fldCharType="separate"/>
          </w:r>
        </w:p>
        <w:p w14:paraId="25A97E3F" w14:textId="77777777" w:rsidR="00DD25C3" w:rsidRDefault="00E372D1">
          <w:pPr>
            <w:pStyle w:val="Sumrio1"/>
            <w:tabs>
              <w:tab w:val="left" w:pos="480"/>
              <w:tab w:val="right" w:leader="dot" w:pos="9061"/>
            </w:tabs>
            <w:rPr>
              <w:rFonts w:asciiTheme="minorHAnsi" w:eastAsiaTheme="minorEastAsia" w:hAnsiTheme="minorHAnsi"/>
              <w:noProof/>
              <w:sz w:val="22"/>
              <w:lang w:eastAsia="pt-BR"/>
            </w:rPr>
          </w:pPr>
          <w:hyperlink w:anchor="_Toc516172804" w:history="1">
            <w:r w:rsidR="00DD25C3" w:rsidRPr="00F033B3">
              <w:rPr>
                <w:rStyle w:val="Hyperlink"/>
                <w:noProof/>
              </w:rPr>
              <w:t>1.</w:t>
            </w:r>
            <w:r w:rsidR="00DD25C3">
              <w:rPr>
                <w:rFonts w:asciiTheme="minorHAnsi" w:eastAsiaTheme="minorEastAsia" w:hAnsiTheme="minorHAnsi"/>
                <w:noProof/>
                <w:sz w:val="22"/>
                <w:lang w:eastAsia="pt-BR"/>
              </w:rPr>
              <w:tab/>
            </w:r>
            <w:r w:rsidR="00DD25C3" w:rsidRPr="00F033B3">
              <w:rPr>
                <w:rStyle w:val="Hyperlink"/>
                <w:noProof/>
              </w:rPr>
              <w:t>INTRODUÇÃO AO DOCUMENTO</w:t>
            </w:r>
            <w:r w:rsidR="00DD25C3">
              <w:rPr>
                <w:noProof/>
                <w:webHidden/>
              </w:rPr>
              <w:tab/>
            </w:r>
            <w:r w:rsidR="003A41A5">
              <w:rPr>
                <w:noProof/>
                <w:webHidden/>
              </w:rPr>
              <w:fldChar w:fldCharType="begin"/>
            </w:r>
            <w:r w:rsidR="00DD25C3">
              <w:rPr>
                <w:noProof/>
                <w:webHidden/>
              </w:rPr>
              <w:instrText xml:space="preserve"> PAGEREF _Toc516172804 \h </w:instrText>
            </w:r>
            <w:r w:rsidR="003A41A5">
              <w:rPr>
                <w:noProof/>
                <w:webHidden/>
              </w:rPr>
            </w:r>
            <w:r w:rsidR="003A41A5">
              <w:rPr>
                <w:noProof/>
                <w:webHidden/>
              </w:rPr>
              <w:fldChar w:fldCharType="separate"/>
            </w:r>
            <w:r w:rsidR="00DD25C3">
              <w:rPr>
                <w:noProof/>
                <w:webHidden/>
              </w:rPr>
              <w:t>5</w:t>
            </w:r>
            <w:r w:rsidR="003A41A5">
              <w:rPr>
                <w:noProof/>
                <w:webHidden/>
              </w:rPr>
              <w:fldChar w:fldCharType="end"/>
            </w:r>
          </w:hyperlink>
        </w:p>
        <w:p w14:paraId="725D03AF"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05" w:history="1">
            <w:r w:rsidR="00DD25C3" w:rsidRPr="00F033B3">
              <w:rPr>
                <w:rStyle w:val="Hyperlink"/>
                <w:rFonts w:cs="Arial"/>
                <w:noProof/>
              </w:rPr>
              <w:t>1.1.</w:t>
            </w:r>
            <w:r w:rsidR="00DD25C3">
              <w:rPr>
                <w:rFonts w:asciiTheme="minorHAnsi" w:eastAsiaTheme="minorEastAsia" w:hAnsiTheme="minorHAnsi"/>
                <w:noProof/>
                <w:sz w:val="22"/>
                <w:lang w:eastAsia="pt-BR"/>
              </w:rPr>
              <w:tab/>
            </w:r>
            <w:r w:rsidR="00DD25C3" w:rsidRPr="00F033B3">
              <w:rPr>
                <w:rStyle w:val="Hyperlink"/>
                <w:noProof/>
              </w:rPr>
              <w:t>TEMA</w:t>
            </w:r>
            <w:r w:rsidR="00DD25C3">
              <w:rPr>
                <w:noProof/>
                <w:webHidden/>
              </w:rPr>
              <w:tab/>
            </w:r>
            <w:r w:rsidR="003A41A5">
              <w:rPr>
                <w:noProof/>
                <w:webHidden/>
              </w:rPr>
              <w:fldChar w:fldCharType="begin"/>
            </w:r>
            <w:r w:rsidR="00DD25C3">
              <w:rPr>
                <w:noProof/>
                <w:webHidden/>
              </w:rPr>
              <w:instrText xml:space="preserve"> PAGEREF _Toc516172805 \h </w:instrText>
            </w:r>
            <w:r w:rsidR="003A41A5">
              <w:rPr>
                <w:noProof/>
                <w:webHidden/>
              </w:rPr>
            </w:r>
            <w:r w:rsidR="003A41A5">
              <w:rPr>
                <w:noProof/>
                <w:webHidden/>
              </w:rPr>
              <w:fldChar w:fldCharType="separate"/>
            </w:r>
            <w:r w:rsidR="00DD25C3">
              <w:rPr>
                <w:noProof/>
                <w:webHidden/>
              </w:rPr>
              <w:t>5</w:t>
            </w:r>
            <w:r w:rsidR="003A41A5">
              <w:rPr>
                <w:noProof/>
                <w:webHidden/>
              </w:rPr>
              <w:fldChar w:fldCharType="end"/>
            </w:r>
          </w:hyperlink>
        </w:p>
        <w:p w14:paraId="756357BE"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06" w:history="1">
            <w:r w:rsidR="00DD25C3" w:rsidRPr="00F033B3">
              <w:rPr>
                <w:rStyle w:val="Hyperlink"/>
                <w:rFonts w:cs="Arial"/>
                <w:noProof/>
              </w:rPr>
              <w:t>1.2.</w:t>
            </w:r>
            <w:r w:rsidR="00DD25C3">
              <w:rPr>
                <w:rFonts w:asciiTheme="minorHAnsi" w:eastAsiaTheme="minorEastAsia" w:hAnsiTheme="minorHAnsi"/>
                <w:noProof/>
                <w:sz w:val="22"/>
                <w:lang w:eastAsia="pt-BR"/>
              </w:rPr>
              <w:tab/>
            </w:r>
            <w:r w:rsidR="00DD25C3" w:rsidRPr="00F033B3">
              <w:rPr>
                <w:rStyle w:val="Hyperlink"/>
                <w:noProof/>
              </w:rPr>
              <w:t>OBJETIVO DO PROJETO</w:t>
            </w:r>
            <w:r w:rsidR="00DD25C3">
              <w:rPr>
                <w:noProof/>
                <w:webHidden/>
              </w:rPr>
              <w:tab/>
            </w:r>
            <w:r w:rsidR="003A41A5">
              <w:rPr>
                <w:noProof/>
                <w:webHidden/>
              </w:rPr>
              <w:fldChar w:fldCharType="begin"/>
            </w:r>
            <w:r w:rsidR="00DD25C3">
              <w:rPr>
                <w:noProof/>
                <w:webHidden/>
              </w:rPr>
              <w:instrText xml:space="preserve"> PAGEREF _Toc516172806 \h </w:instrText>
            </w:r>
            <w:r w:rsidR="003A41A5">
              <w:rPr>
                <w:noProof/>
                <w:webHidden/>
              </w:rPr>
            </w:r>
            <w:r w:rsidR="003A41A5">
              <w:rPr>
                <w:noProof/>
                <w:webHidden/>
              </w:rPr>
              <w:fldChar w:fldCharType="separate"/>
            </w:r>
            <w:r w:rsidR="00DD25C3">
              <w:rPr>
                <w:noProof/>
                <w:webHidden/>
              </w:rPr>
              <w:t>5</w:t>
            </w:r>
            <w:r w:rsidR="003A41A5">
              <w:rPr>
                <w:noProof/>
                <w:webHidden/>
              </w:rPr>
              <w:fldChar w:fldCharType="end"/>
            </w:r>
          </w:hyperlink>
        </w:p>
        <w:p w14:paraId="7F2A07EF"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07" w:history="1">
            <w:r w:rsidR="00DD25C3" w:rsidRPr="00F033B3">
              <w:rPr>
                <w:rStyle w:val="Hyperlink"/>
                <w:rFonts w:cs="Arial"/>
                <w:noProof/>
              </w:rPr>
              <w:t>1.3.</w:t>
            </w:r>
            <w:r w:rsidR="00DD25C3">
              <w:rPr>
                <w:rFonts w:asciiTheme="minorHAnsi" w:eastAsiaTheme="minorEastAsia" w:hAnsiTheme="minorHAnsi"/>
                <w:noProof/>
                <w:sz w:val="22"/>
                <w:lang w:eastAsia="pt-BR"/>
              </w:rPr>
              <w:tab/>
            </w:r>
            <w:r w:rsidR="00DD25C3" w:rsidRPr="00F033B3">
              <w:rPr>
                <w:rStyle w:val="Hyperlink"/>
                <w:noProof/>
              </w:rPr>
              <w:t>DELIMITAÇÃO DO PROBLEMA</w:t>
            </w:r>
            <w:r w:rsidR="00DD25C3">
              <w:rPr>
                <w:noProof/>
                <w:webHidden/>
              </w:rPr>
              <w:tab/>
            </w:r>
            <w:r w:rsidR="003A41A5">
              <w:rPr>
                <w:noProof/>
                <w:webHidden/>
              </w:rPr>
              <w:fldChar w:fldCharType="begin"/>
            </w:r>
            <w:r w:rsidR="00DD25C3">
              <w:rPr>
                <w:noProof/>
                <w:webHidden/>
              </w:rPr>
              <w:instrText xml:space="preserve"> PAGEREF _Toc516172807 \h </w:instrText>
            </w:r>
            <w:r w:rsidR="003A41A5">
              <w:rPr>
                <w:noProof/>
                <w:webHidden/>
              </w:rPr>
            </w:r>
            <w:r w:rsidR="003A41A5">
              <w:rPr>
                <w:noProof/>
                <w:webHidden/>
              </w:rPr>
              <w:fldChar w:fldCharType="separate"/>
            </w:r>
            <w:r w:rsidR="00DD25C3">
              <w:rPr>
                <w:noProof/>
                <w:webHidden/>
              </w:rPr>
              <w:t>5</w:t>
            </w:r>
            <w:r w:rsidR="003A41A5">
              <w:rPr>
                <w:noProof/>
                <w:webHidden/>
              </w:rPr>
              <w:fldChar w:fldCharType="end"/>
            </w:r>
          </w:hyperlink>
        </w:p>
        <w:p w14:paraId="0A7F5C08"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08" w:history="1">
            <w:r w:rsidR="00DD25C3" w:rsidRPr="00F033B3">
              <w:rPr>
                <w:rStyle w:val="Hyperlink"/>
                <w:rFonts w:cs="Arial"/>
                <w:noProof/>
              </w:rPr>
              <w:t>1.4.</w:t>
            </w:r>
            <w:r w:rsidR="00DD25C3">
              <w:rPr>
                <w:rFonts w:asciiTheme="minorHAnsi" w:eastAsiaTheme="minorEastAsia" w:hAnsiTheme="minorHAnsi"/>
                <w:noProof/>
                <w:sz w:val="22"/>
                <w:lang w:eastAsia="pt-BR"/>
              </w:rPr>
              <w:tab/>
            </w:r>
            <w:r w:rsidR="00DD25C3" w:rsidRPr="00F033B3">
              <w:rPr>
                <w:rStyle w:val="Hyperlink"/>
                <w:noProof/>
              </w:rPr>
              <w:t>JUSTIFICATIVA DA ESCOLHA DO TEMA</w:t>
            </w:r>
            <w:r w:rsidR="00DD25C3">
              <w:rPr>
                <w:noProof/>
                <w:webHidden/>
              </w:rPr>
              <w:tab/>
            </w:r>
            <w:r w:rsidR="003A41A5">
              <w:rPr>
                <w:noProof/>
                <w:webHidden/>
              </w:rPr>
              <w:fldChar w:fldCharType="begin"/>
            </w:r>
            <w:r w:rsidR="00DD25C3">
              <w:rPr>
                <w:noProof/>
                <w:webHidden/>
              </w:rPr>
              <w:instrText xml:space="preserve"> PAGEREF _Toc516172808 \h </w:instrText>
            </w:r>
            <w:r w:rsidR="003A41A5">
              <w:rPr>
                <w:noProof/>
                <w:webHidden/>
              </w:rPr>
            </w:r>
            <w:r w:rsidR="003A41A5">
              <w:rPr>
                <w:noProof/>
                <w:webHidden/>
              </w:rPr>
              <w:fldChar w:fldCharType="separate"/>
            </w:r>
            <w:r w:rsidR="00DD25C3">
              <w:rPr>
                <w:noProof/>
                <w:webHidden/>
              </w:rPr>
              <w:t>6</w:t>
            </w:r>
            <w:r w:rsidR="003A41A5">
              <w:rPr>
                <w:noProof/>
                <w:webHidden/>
              </w:rPr>
              <w:fldChar w:fldCharType="end"/>
            </w:r>
          </w:hyperlink>
        </w:p>
        <w:p w14:paraId="52FA4A4A"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09" w:history="1">
            <w:r w:rsidR="00DD25C3" w:rsidRPr="00F033B3">
              <w:rPr>
                <w:rStyle w:val="Hyperlink"/>
                <w:rFonts w:cs="Arial"/>
                <w:noProof/>
              </w:rPr>
              <w:t>1.5.</w:t>
            </w:r>
            <w:r w:rsidR="00DD25C3">
              <w:rPr>
                <w:rFonts w:asciiTheme="minorHAnsi" w:eastAsiaTheme="minorEastAsia" w:hAnsiTheme="minorHAnsi"/>
                <w:noProof/>
                <w:sz w:val="22"/>
                <w:lang w:eastAsia="pt-BR"/>
              </w:rPr>
              <w:tab/>
            </w:r>
            <w:r w:rsidR="00DD25C3" w:rsidRPr="00F033B3">
              <w:rPr>
                <w:rStyle w:val="Hyperlink"/>
                <w:noProof/>
              </w:rPr>
              <w:t>MÉTODO DO TRABALHO</w:t>
            </w:r>
            <w:r w:rsidR="00DD25C3">
              <w:rPr>
                <w:noProof/>
                <w:webHidden/>
              </w:rPr>
              <w:tab/>
            </w:r>
            <w:r w:rsidR="003A41A5">
              <w:rPr>
                <w:noProof/>
                <w:webHidden/>
              </w:rPr>
              <w:fldChar w:fldCharType="begin"/>
            </w:r>
            <w:r w:rsidR="00DD25C3">
              <w:rPr>
                <w:noProof/>
                <w:webHidden/>
              </w:rPr>
              <w:instrText xml:space="preserve"> PAGEREF _Toc516172809 \h </w:instrText>
            </w:r>
            <w:r w:rsidR="003A41A5">
              <w:rPr>
                <w:noProof/>
                <w:webHidden/>
              </w:rPr>
            </w:r>
            <w:r w:rsidR="003A41A5">
              <w:rPr>
                <w:noProof/>
                <w:webHidden/>
              </w:rPr>
              <w:fldChar w:fldCharType="separate"/>
            </w:r>
            <w:r w:rsidR="00DD25C3">
              <w:rPr>
                <w:noProof/>
                <w:webHidden/>
              </w:rPr>
              <w:t>6</w:t>
            </w:r>
            <w:r w:rsidR="003A41A5">
              <w:rPr>
                <w:noProof/>
                <w:webHidden/>
              </w:rPr>
              <w:fldChar w:fldCharType="end"/>
            </w:r>
          </w:hyperlink>
        </w:p>
        <w:p w14:paraId="6700D93D"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10" w:history="1">
            <w:r w:rsidR="00DD25C3" w:rsidRPr="00F033B3">
              <w:rPr>
                <w:rStyle w:val="Hyperlink"/>
                <w:rFonts w:cs="Arial"/>
                <w:noProof/>
              </w:rPr>
              <w:t>1.6.</w:t>
            </w:r>
            <w:r w:rsidR="00DD25C3">
              <w:rPr>
                <w:rFonts w:asciiTheme="minorHAnsi" w:eastAsiaTheme="minorEastAsia" w:hAnsiTheme="minorHAnsi"/>
                <w:noProof/>
                <w:sz w:val="22"/>
                <w:lang w:eastAsia="pt-BR"/>
              </w:rPr>
              <w:tab/>
            </w:r>
            <w:r w:rsidR="00DD25C3" w:rsidRPr="00F033B3">
              <w:rPr>
                <w:rStyle w:val="Hyperlink"/>
                <w:noProof/>
              </w:rPr>
              <w:t>ORGANIZAÇÃO DO TRABALHO</w:t>
            </w:r>
            <w:r w:rsidR="00DD25C3">
              <w:rPr>
                <w:noProof/>
                <w:webHidden/>
              </w:rPr>
              <w:tab/>
            </w:r>
            <w:r w:rsidR="003A41A5">
              <w:rPr>
                <w:noProof/>
                <w:webHidden/>
              </w:rPr>
              <w:fldChar w:fldCharType="begin"/>
            </w:r>
            <w:r w:rsidR="00DD25C3">
              <w:rPr>
                <w:noProof/>
                <w:webHidden/>
              </w:rPr>
              <w:instrText xml:space="preserve"> PAGEREF _Toc516172810 \h </w:instrText>
            </w:r>
            <w:r w:rsidR="003A41A5">
              <w:rPr>
                <w:noProof/>
                <w:webHidden/>
              </w:rPr>
            </w:r>
            <w:r w:rsidR="003A41A5">
              <w:rPr>
                <w:noProof/>
                <w:webHidden/>
              </w:rPr>
              <w:fldChar w:fldCharType="separate"/>
            </w:r>
            <w:r w:rsidR="00DD25C3">
              <w:rPr>
                <w:noProof/>
                <w:webHidden/>
              </w:rPr>
              <w:t>7</w:t>
            </w:r>
            <w:r w:rsidR="003A41A5">
              <w:rPr>
                <w:noProof/>
                <w:webHidden/>
              </w:rPr>
              <w:fldChar w:fldCharType="end"/>
            </w:r>
          </w:hyperlink>
        </w:p>
        <w:p w14:paraId="269AE9A1"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11" w:history="1">
            <w:r w:rsidR="00DD25C3" w:rsidRPr="00F033B3">
              <w:rPr>
                <w:rStyle w:val="Hyperlink"/>
                <w:rFonts w:cs="Arial"/>
                <w:noProof/>
              </w:rPr>
              <w:t>1.7.</w:t>
            </w:r>
            <w:r w:rsidR="00DD25C3">
              <w:rPr>
                <w:rFonts w:asciiTheme="minorHAnsi" w:eastAsiaTheme="minorEastAsia" w:hAnsiTheme="minorHAnsi"/>
                <w:noProof/>
                <w:sz w:val="22"/>
                <w:lang w:eastAsia="pt-BR"/>
              </w:rPr>
              <w:tab/>
            </w:r>
            <w:r w:rsidR="00DD25C3" w:rsidRPr="00F033B3">
              <w:rPr>
                <w:rStyle w:val="Hyperlink"/>
                <w:noProof/>
              </w:rPr>
              <w:t>GLOSSÁRIO</w:t>
            </w:r>
            <w:r w:rsidR="00DD25C3">
              <w:rPr>
                <w:noProof/>
                <w:webHidden/>
              </w:rPr>
              <w:tab/>
            </w:r>
            <w:r w:rsidR="003A41A5">
              <w:rPr>
                <w:noProof/>
                <w:webHidden/>
              </w:rPr>
              <w:fldChar w:fldCharType="begin"/>
            </w:r>
            <w:r w:rsidR="00DD25C3">
              <w:rPr>
                <w:noProof/>
                <w:webHidden/>
              </w:rPr>
              <w:instrText xml:space="preserve"> PAGEREF _Toc516172811 \h </w:instrText>
            </w:r>
            <w:r w:rsidR="003A41A5">
              <w:rPr>
                <w:noProof/>
                <w:webHidden/>
              </w:rPr>
            </w:r>
            <w:r w:rsidR="003A41A5">
              <w:rPr>
                <w:noProof/>
                <w:webHidden/>
              </w:rPr>
              <w:fldChar w:fldCharType="separate"/>
            </w:r>
            <w:r w:rsidR="00DD25C3">
              <w:rPr>
                <w:noProof/>
                <w:webHidden/>
              </w:rPr>
              <w:t>7</w:t>
            </w:r>
            <w:r w:rsidR="003A41A5">
              <w:rPr>
                <w:noProof/>
                <w:webHidden/>
              </w:rPr>
              <w:fldChar w:fldCharType="end"/>
            </w:r>
          </w:hyperlink>
        </w:p>
        <w:p w14:paraId="2001919E" w14:textId="77777777" w:rsidR="00DD25C3" w:rsidRDefault="00E372D1">
          <w:pPr>
            <w:pStyle w:val="Sumrio1"/>
            <w:tabs>
              <w:tab w:val="left" w:pos="480"/>
              <w:tab w:val="right" w:leader="dot" w:pos="9061"/>
            </w:tabs>
            <w:rPr>
              <w:rFonts w:asciiTheme="minorHAnsi" w:eastAsiaTheme="minorEastAsia" w:hAnsiTheme="minorHAnsi"/>
              <w:noProof/>
              <w:sz w:val="22"/>
              <w:lang w:eastAsia="pt-BR"/>
            </w:rPr>
          </w:pPr>
          <w:hyperlink w:anchor="_Toc516172812" w:history="1">
            <w:r w:rsidR="00DD25C3" w:rsidRPr="00F033B3">
              <w:rPr>
                <w:rStyle w:val="Hyperlink"/>
                <w:noProof/>
              </w:rPr>
              <w:t>2.</w:t>
            </w:r>
            <w:r w:rsidR="00DD25C3">
              <w:rPr>
                <w:rFonts w:asciiTheme="minorHAnsi" w:eastAsiaTheme="minorEastAsia" w:hAnsiTheme="minorHAnsi"/>
                <w:noProof/>
                <w:sz w:val="22"/>
                <w:lang w:eastAsia="pt-BR"/>
              </w:rPr>
              <w:tab/>
            </w:r>
            <w:r w:rsidR="00DD25C3" w:rsidRPr="00F033B3">
              <w:rPr>
                <w:rStyle w:val="Hyperlink"/>
                <w:noProof/>
              </w:rPr>
              <w:t>DESCRIÇÃO GERAL DO SISTEMA</w:t>
            </w:r>
            <w:r w:rsidR="00DD25C3">
              <w:rPr>
                <w:noProof/>
                <w:webHidden/>
              </w:rPr>
              <w:tab/>
            </w:r>
            <w:r w:rsidR="003A41A5">
              <w:rPr>
                <w:noProof/>
                <w:webHidden/>
              </w:rPr>
              <w:fldChar w:fldCharType="begin"/>
            </w:r>
            <w:r w:rsidR="00DD25C3">
              <w:rPr>
                <w:noProof/>
                <w:webHidden/>
              </w:rPr>
              <w:instrText xml:space="preserve"> PAGEREF _Toc516172812 \h </w:instrText>
            </w:r>
            <w:r w:rsidR="003A41A5">
              <w:rPr>
                <w:noProof/>
                <w:webHidden/>
              </w:rPr>
            </w:r>
            <w:r w:rsidR="003A41A5">
              <w:rPr>
                <w:noProof/>
                <w:webHidden/>
              </w:rPr>
              <w:fldChar w:fldCharType="separate"/>
            </w:r>
            <w:r w:rsidR="00DD25C3">
              <w:rPr>
                <w:noProof/>
                <w:webHidden/>
              </w:rPr>
              <w:t>8</w:t>
            </w:r>
            <w:r w:rsidR="003A41A5">
              <w:rPr>
                <w:noProof/>
                <w:webHidden/>
              </w:rPr>
              <w:fldChar w:fldCharType="end"/>
            </w:r>
          </w:hyperlink>
        </w:p>
        <w:p w14:paraId="773C22DA"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13" w:history="1">
            <w:r w:rsidR="00DD25C3" w:rsidRPr="00F033B3">
              <w:rPr>
                <w:rStyle w:val="Hyperlink"/>
                <w:rFonts w:cs="Arial"/>
                <w:noProof/>
              </w:rPr>
              <w:t>2.1.</w:t>
            </w:r>
            <w:r w:rsidR="00DD25C3">
              <w:rPr>
                <w:rFonts w:asciiTheme="minorHAnsi" w:eastAsiaTheme="minorEastAsia" w:hAnsiTheme="minorHAnsi"/>
                <w:noProof/>
                <w:sz w:val="22"/>
                <w:lang w:eastAsia="pt-BR"/>
              </w:rPr>
              <w:tab/>
            </w:r>
            <w:r w:rsidR="00DD25C3" w:rsidRPr="00F033B3">
              <w:rPr>
                <w:rStyle w:val="Hyperlink"/>
                <w:noProof/>
              </w:rPr>
              <w:t>DESCRIÇÃO DO PROBLEMA</w:t>
            </w:r>
            <w:r w:rsidR="00DD25C3">
              <w:rPr>
                <w:noProof/>
                <w:webHidden/>
              </w:rPr>
              <w:tab/>
            </w:r>
            <w:r w:rsidR="003A41A5">
              <w:rPr>
                <w:noProof/>
                <w:webHidden/>
              </w:rPr>
              <w:fldChar w:fldCharType="begin"/>
            </w:r>
            <w:r w:rsidR="00DD25C3">
              <w:rPr>
                <w:noProof/>
                <w:webHidden/>
              </w:rPr>
              <w:instrText xml:space="preserve"> PAGEREF _Toc516172813 \h </w:instrText>
            </w:r>
            <w:r w:rsidR="003A41A5">
              <w:rPr>
                <w:noProof/>
                <w:webHidden/>
              </w:rPr>
            </w:r>
            <w:r w:rsidR="003A41A5">
              <w:rPr>
                <w:noProof/>
                <w:webHidden/>
              </w:rPr>
              <w:fldChar w:fldCharType="separate"/>
            </w:r>
            <w:r w:rsidR="00DD25C3">
              <w:rPr>
                <w:noProof/>
                <w:webHidden/>
              </w:rPr>
              <w:t>8</w:t>
            </w:r>
            <w:r w:rsidR="003A41A5">
              <w:rPr>
                <w:noProof/>
                <w:webHidden/>
              </w:rPr>
              <w:fldChar w:fldCharType="end"/>
            </w:r>
          </w:hyperlink>
        </w:p>
        <w:p w14:paraId="5911F7D6"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14" w:history="1">
            <w:r w:rsidR="00DD25C3" w:rsidRPr="00F033B3">
              <w:rPr>
                <w:rStyle w:val="Hyperlink"/>
                <w:rFonts w:cs="Arial"/>
                <w:noProof/>
              </w:rPr>
              <w:t>2.2.</w:t>
            </w:r>
            <w:r w:rsidR="00DD25C3">
              <w:rPr>
                <w:rFonts w:asciiTheme="minorHAnsi" w:eastAsiaTheme="minorEastAsia" w:hAnsiTheme="minorHAnsi"/>
                <w:noProof/>
                <w:sz w:val="22"/>
                <w:lang w:eastAsia="pt-BR"/>
              </w:rPr>
              <w:tab/>
            </w:r>
            <w:r w:rsidR="00DD25C3" w:rsidRPr="00F033B3">
              <w:rPr>
                <w:rStyle w:val="Hyperlink"/>
                <w:noProof/>
              </w:rPr>
              <w:t>OBJETIVO DO SISTEMA</w:t>
            </w:r>
            <w:r w:rsidR="00DD25C3">
              <w:rPr>
                <w:noProof/>
                <w:webHidden/>
              </w:rPr>
              <w:tab/>
            </w:r>
            <w:r w:rsidR="003A41A5">
              <w:rPr>
                <w:noProof/>
                <w:webHidden/>
              </w:rPr>
              <w:fldChar w:fldCharType="begin"/>
            </w:r>
            <w:r w:rsidR="00DD25C3">
              <w:rPr>
                <w:noProof/>
                <w:webHidden/>
              </w:rPr>
              <w:instrText xml:space="preserve"> PAGEREF _Toc516172814 \h </w:instrText>
            </w:r>
            <w:r w:rsidR="003A41A5">
              <w:rPr>
                <w:noProof/>
                <w:webHidden/>
              </w:rPr>
            </w:r>
            <w:r w:rsidR="003A41A5">
              <w:rPr>
                <w:noProof/>
                <w:webHidden/>
              </w:rPr>
              <w:fldChar w:fldCharType="separate"/>
            </w:r>
            <w:r w:rsidR="00DD25C3">
              <w:rPr>
                <w:noProof/>
                <w:webHidden/>
              </w:rPr>
              <w:t>8</w:t>
            </w:r>
            <w:r w:rsidR="003A41A5">
              <w:rPr>
                <w:noProof/>
                <w:webHidden/>
              </w:rPr>
              <w:fldChar w:fldCharType="end"/>
            </w:r>
          </w:hyperlink>
        </w:p>
        <w:p w14:paraId="215DA349"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15" w:history="1">
            <w:r w:rsidR="00DD25C3" w:rsidRPr="00F033B3">
              <w:rPr>
                <w:rStyle w:val="Hyperlink"/>
                <w:rFonts w:cs="Arial"/>
                <w:noProof/>
              </w:rPr>
              <w:t>2.3.</w:t>
            </w:r>
            <w:r w:rsidR="00DD25C3">
              <w:rPr>
                <w:rFonts w:asciiTheme="minorHAnsi" w:eastAsiaTheme="minorEastAsia" w:hAnsiTheme="minorHAnsi"/>
                <w:noProof/>
                <w:sz w:val="22"/>
                <w:lang w:eastAsia="pt-BR"/>
              </w:rPr>
              <w:tab/>
            </w:r>
            <w:r w:rsidR="00DD25C3" w:rsidRPr="00F033B3">
              <w:rPr>
                <w:rStyle w:val="Hyperlink"/>
                <w:noProof/>
              </w:rPr>
              <w:t>PRINCIPAIS ENVOLVIDOS E SUAS CARACTERÍSTICAS</w:t>
            </w:r>
            <w:r w:rsidR="00DD25C3">
              <w:rPr>
                <w:noProof/>
                <w:webHidden/>
              </w:rPr>
              <w:tab/>
            </w:r>
            <w:r w:rsidR="003A41A5">
              <w:rPr>
                <w:noProof/>
                <w:webHidden/>
              </w:rPr>
              <w:fldChar w:fldCharType="begin"/>
            </w:r>
            <w:r w:rsidR="00DD25C3">
              <w:rPr>
                <w:noProof/>
                <w:webHidden/>
              </w:rPr>
              <w:instrText xml:space="preserve"> PAGEREF _Toc516172815 \h </w:instrText>
            </w:r>
            <w:r w:rsidR="003A41A5">
              <w:rPr>
                <w:noProof/>
                <w:webHidden/>
              </w:rPr>
            </w:r>
            <w:r w:rsidR="003A41A5">
              <w:rPr>
                <w:noProof/>
                <w:webHidden/>
              </w:rPr>
              <w:fldChar w:fldCharType="separate"/>
            </w:r>
            <w:r w:rsidR="00DD25C3">
              <w:rPr>
                <w:noProof/>
                <w:webHidden/>
              </w:rPr>
              <w:t>8</w:t>
            </w:r>
            <w:r w:rsidR="003A41A5">
              <w:rPr>
                <w:noProof/>
                <w:webHidden/>
              </w:rPr>
              <w:fldChar w:fldCharType="end"/>
            </w:r>
          </w:hyperlink>
        </w:p>
        <w:p w14:paraId="204DF97E" w14:textId="77777777" w:rsidR="00DD25C3" w:rsidRDefault="00E372D1">
          <w:pPr>
            <w:pStyle w:val="Sumrio3"/>
            <w:tabs>
              <w:tab w:val="left" w:pos="1320"/>
              <w:tab w:val="right" w:leader="dot" w:pos="9061"/>
            </w:tabs>
            <w:rPr>
              <w:rFonts w:asciiTheme="minorHAnsi" w:eastAsiaTheme="minorEastAsia" w:hAnsiTheme="minorHAnsi"/>
              <w:noProof/>
              <w:sz w:val="22"/>
              <w:lang w:eastAsia="pt-BR"/>
            </w:rPr>
          </w:pPr>
          <w:hyperlink w:anchor="_Toc516172816" w:history="1">
            <w:r w:rsidR="00DD25C3" w:rsidRPr="00F033B3">
              <w:rPr>
                <w:rStyle w:val="Hyperlink"/>
                <w:rFonts w:cs="Arial"/>
                <w:noProof/>
              </w:rPr>
              <w:t>2.3.1.</w:t>
            </w:r>
            <w:r w:rsidR="00DD25C3">
              <w:rPr>
                <w:rFonts w:asciiTheme="minorHAnsi" w:eastAsiaTheme="minorEastAsia" w:hAnsiTheme="minorHAnsi"/>
                <w:noProof/>
                <w:sz w:val="22"/>
                <w:lang w:eastAsia="pt-BR"/>
              </w:rPr>
              <w:tab/>
            </w:r>
            <w:r w:rsidR="00DD25C3" w:rsidRPr="00F033B3">
              <w:rPr>
                <w:rStyle w:val="Hyperlink"/>
                <w:rFonts w:cs="Arial"/>
                <w:noProof/>
              </w:rPr>
              <w:t>USUÁRIOS DO SISTEMA</w:t>
            </w:r>
            <w:r w:rsidR="00DD25C3">
              <w:rPr>
                <w:noProof/>
                <w:webHidden/>
              </w:rPr>
              <w:tab/>
            </w:r>
            <w:r w:rsidR="003A41A5">
              <w:rPr>
                <w:noProof/>
                <w:webHidden/>
              </w:rPr>
              <w:fldChar w:fldCharType="begin"/>
            </w:r>
            <w:r w:rsidR="00DD25C3">
              <w:rPr>
                <w:noProof/>
                <w:webHidden/>
              </w:rPr>
              <w:instrText xml:space="preserve"> PAGEREF _Toc516172816 \h </w:instrText>
            </w:r>
            <w:r w:rsidR="003A41A5">
              <w:rPr>
                <w:noProof/>
                <w:webHidden/>
              </w:rPr>
            </w:r>
            <w:r w:rsidR="003A41A5">
              <w:rPr>
                <w:noProof/>
                <w:webHidden/>
              </w:rPr>
              <w:fldChar w:fldCharType="separate"/>
            </w:r>
            <w:r w:rsidR="00DD25C3">
              <w:rPr>
                <w:noProof/>
                <w:webHidden/>
              </w:rPr>
              <w:t>9</w:t>
            </w:r>
            <w:r w:rsidR="003A41A5">
              <w:rPr>
                <w:noProof/>
                <w:webHidden/>
              </w:rPr>
              <w:fldChar w:fldCharType="end"/>
            </w:r>
          </w:hyperlink>
        </w:p>
        <w:p w14:paraId="6A6925AC" w14:textId="77777777" w:rsidR="00DD25C3" w:rsidRDefault="00E372D1">
          <w:pPr>
            <w:pStyle w:val="Sumrio3"/>
            <w:tabs>
              <w:tab w:val="left" w:pos="1320"/>
              <w:tab w:val="right" w:leader="dot" w:pos="9061"/>
            </w:tabs>
            <w:rPr>
              <w:rFonts w:asciiTheme="minorHAnsi" w:eastAsiaTheme="minorEastAsia" w:hAnsiTheme="minorHAnsi"/>
              <w:noProof/>
              <w:sz w:val="22"/>
              <w:lang w:eastAsia="pt-BR"/>
            </w:rPr>
          </w:pPr>
          <w:hyperlink w:anchor="_Toc516172817" w:history="1">
            <w:r w:rsidR="00DD25C3" w:rsidRPr="00F033B3">
              <w:rPr>
                <w:rStyle w:val="Hyperlink"/>
                <w:rFonts w:cs="Arial"/>
                <w:noProof/>
              </w:rPr>
              <w:t>2.3.2.</w:t>
            </w:r>
            <w:r w:rsidR="00DD25C3">
              <w:rPr>
                <w:rFonts w:asciiTheme="minorHAnsi" w:eastAsiaTheme="minorEastAsia" w:hAnsiTheme="minorHAnsi"/>
                <w:noProof/>
                <w:sz w:val="22"/>
                <w:lang w:eastAsia="pt-BR"/>
              </w:rPr>
              <w:tab/>
            </w:r>
            <w:r w:rsidR="00DD25C3" w:rsidRPr="00F033B3">
              <w:rPr>
                <w:rStyle w:val="Hyperlink"/>
                <w:rFonts w:cs="Arial"/>
                <w:noProof/>
              </w:rPr>
              <w:t>DESENVOLVEDORES DO SISTEMA</w:t>
            </w:r>
            <w:r w:rsidR="00DD25C3">
              <w:rPr>
                <w:noProof/>
                <w:webHidden/>
              </w:rPr>
              <w:tab/>
            </w:r>
            <w:r w:rsidR="003A41A5">
              <w:rPr>
                <w:noProof/>
                <w:webHidden/>
              </w:rPr>
              <w:fldChar w:fldCharType="begin"/>
            </w:r>
            <w:r w:rsidR="00DD25C3">
              <w:rPr>
                <w:noProof/>
                <w:webHidden/>
              </w:rPr>
              <w:instrText xml:space="preserve"> PAGEREF _Toc516172817 \h </w:instrText>
            </w:r>
            <w:r w:rsidR="003A41A5">
              <w:rPr>
                <w:noProof/>
                <w:webHidden/>
              </w:rPr>
            </w:r>
            <w:r w:rsidR="003A41A5">
              <w:rPr>
                <w:noProof/>
                <w:webHidden/>
              </w:rPr>
              <w:fldChar w:fldCharType="separate"/>
            </w:r>
            <w:r w:rsidR="00DD25C3">
              <w:rPr>
                <w:noProof/>
                <w:webHidden/>
              </w:rPr>
              <w:t>9</w:t>
            </w:r>
            <w:r w:rsidR="003A41A5">
              <w:rPr>
                <w:noProof/>
                <w:webHidden/>
              </w:rPr>
              <w:fldChar w:fldCharType="end"/>
            </w:r>
          </w:hyperlink>
        </w:p>
        <w:p w14:paraId="5ED71B96" w14:textId="77777777" w:rsidR="00DD25C3" w:rsidRDefault="00E372D1">
          <w:pPr>
            <w:pStyle w:val="Sumrio1"/>
            <w:tabs>
              <w:tab w:val="left" w:pos="480"/>
              <w:tab w:val="right" w:leader="dot" w:pos="9061"/>
            </w:tabs>
            <w:rPr>
              <w:rFonts w:asciiTheme="minorHAnsi" w:eastAsiaTheme="minorEastAsia" w:hAnsiTheme="minorHAnsi"/>
              <w:noProof/>
              <w:sz w:val="22"/>
              <w:lang w:eastAsia="pt-BR"/>
            </w:rPr>
          </w:pPr>
          <w:hyperlink w:anchor="_Toc516172818" w:history="1">
            <w:r w:rsidR="00DD25C3" w:rsidRPr="00F033B3">
              <w:rPr>
                <w:rStyle w:val="Hyperlink"/>
                <w:noProof/>
              </w:rPr>
              <w:t>3.</w:t>
            </w:r>
            <w:r w:rsidR="00DD25C3">
              <w:rPr>
                <w:rFonts w:asciiTheme="minorHAnsi" w:eastAsiaTheme="minorEastAsia" w:hAnsiTheme="minorHAnsi"/>
                <w:noProof/>
                <w:sz w:val="22"/>
                <w:lang w:eastAsia="pt-BR"/>
              </w:rPr>
              <w:tab/>
            </w:r>
            <w:r w:rsidR="00DD25C3" w:rsidRPr="00F033B3">
              <w:rPr>
                <w:rStyle w:val="Hyperlink"/>
                <w:noProof/>
              </w:rPr>
              <w:t>REQUISITOS DO SISTEMA</w:t>
            </w:r>
            <w:r w:rsidR="00DD25C3">
              <w:rPr>
                <w:noProof/>
                <w:webHidden/>
              </w:rPr>
              <w:tab/>
            </w:r>
            <w:r w:rsidR="003A41A5">
              <w:rPr>
                <w:noProof/>
                <w:webHidden/>
              </w:rPr>
              <w:fldChar w:fldCharType="begin"/>
            </w:r>
            <w:r w:rsidR="00DD25C3">
              <w:rPr>
                <w:noProof/>
                <w:webHidden/>
              </w:rPr>
              <w:instrText xml:space="preserve"> PAGEREF _Toc516172818 \h </w:instrText>
            </w:r>
            <w:r w:rsidR="003A41A5">
              <w:rPr>
                <w:noProof/>
                <w:webHidden/>
              </w:rPr>
            </w:r>
            <w:r w:rsidR="003A41A5">
              <w:rPr>
                <w:noProof/>
                <w:webHidden/>
              </w:rPr>
              <w:fldChar w:fldCharType="separate"/>
            </w:r>
            <w:r w:rsidR="00DD25C3">
              <w:rPr>
                <w:noProof/>
                <w:webHidden/>
              </w:rPr>
              <w:t>10</w:t>
            </w:r>
            <w:r w:rsidR="003A41A5">
              <w:rPr>
                <w:noProof/>
                <w:webHidden/>
              </w:rPr>
              <w:fldChar w:fldCharType="end"/>
            </w:r>
          </w:hyperlink>
        </w:p>
        <w:p w14:paraId="7D4A3D1A"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19" w:history="1">
            <w:r w:rsidR="00DD25C3" w:rsidRPr="00F033B3">
              <w:rPr>
                <w:rStyle w:val="Hyperlink"/>
                <w:rFonts w:cs="Arial"/>
                <w:noProof/>
              </w:rPr>
              <w:t>3.1.</w:t>
            </w:r>
            <w:r w:rsidR="00DD25C3">
              <w:rPr>
                <w:rFonts w:asciiTheme="minorHAnsi" w:eastAsiaTheme="minorEastAsia" w:hAnsiTheme="minorHAnsi"/>
                <w:noProof/>
                <w:sz w:val="22"/>
                <w:lang w:eastAsia="pt-BR"/>
              </w:rPr>
              <w:tab/>
            </w:r>
            <w:r w:rsidR="00DD25C3" w:rsidRPr="00F033B3">
              <w:rPr>
                <w:rStyle w:val="Hyperlink"/>
                <w:noProof/>
              </w:rPr>
              <w:t>REQUISITOS FUNCIONAIS</w:t>
            </w:r>
            <w:r w:rsidR="00DD25C3">
              <w:rPr>
                <w:noProof/>
                <w:webHidden/>
              </w:rPr>
              <w:tab/>
            </w:r>
            <w:r w:rsidR="003A41A5">
              <w:rPr>
                <w:noProof/>
                <w:webHidden/>
              </w:rPr>
              <w:fldChar w:fldCharType="begin"/>
            </w:r>
            <w:r w:rsidR="00DD25C3">
              <w:rPr>
                <w:noProof/>
                <w:webHidden/>
              </w:rPr>
              <w:instrText xml:space="preserve"> PAGEREF _Toc516172819 \h </w:instrText>
            </w:r>
            <w:r w:rsidR="003A41A5">
              <w:rPr>
                <w:noProof/>
                <w:webHidden/>
              </w:rPr>
            </w:r>
            <w:r w:rsidR="003A41A5">
              <w:rPr>
                <w:noProof/>
                <w:webHidden/>
              </w:rPr>
              <w:fldChar w:fldCharType="separate"/>
            </w:r>
            <w:r w:rsidR="00DD25C3">
              <w:rPr>
                <w:noProof/>
                <w:webHidden/>
              </w:rPr>
              <w:t>10</w:t>
            </w:r>
            <w:r w:rsidR="003A41A5">
              <w:rPr>
                <w:noProof/>
                <w:webHidden/>
              </w:rPr>
              <w:fldChar w:fldCharType="end"/>
            </w:r>
          </w:hyperlink>
        </w:p>
        <w:p w14:paraId="24171911"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20" w:history="1">
            <w:r w:rsidR="00DD25C3" w:rsidRPr="00F033B3">
              <w:rPr>
                <w:rStyle w:val="Hyperlink"/>
                <w:rFonts w:cs="Arial"/>
                <w:noProof/>
              </w:rPr>
              <w:t>3.2.</w:t>
            </w:r>
            <w:r w:rsidR="00DD25C3">
              <w:rPr>
                <w:rFonts w:asciiTheme="minorHAnsi" w:eastAsiaTheme="minorEastAsia" w:hAnsiTheme="minorHAnsi"/>
                <w:noProof/>
                <w:sz w:val="22"/>
                <w:lang w:eastAsia="pt-BR"/>
              </w:rPr>
              <w:tab/>
            </w:r>
            <w:r w:rsidR="00DD25C3" w:rsidRPr="00F033B3">
              <w:rPr>
                <w:rStyle w:val="Hyperlink"/>
                <w:noProof/>
              </w:rPr>
              <w:t>REQUISITOS NÃO FUNCIONAIS</w:t>
            </w:r>
            <w:r w:rsidR="00DD25C3">
              <w:rPr>
                <w:noProof/>
                <w:webHidden/>
              </w:rPr>
              <w:tab/>
            </w:r>
            <w:r w:rsidR="003A41A5">
              <w:rPr>
                <w:noProof/>
                <w:webHidden/>
              </w:rPr>
              <w:fldChar w:fldCharType="begin"/>
            </w:r>
            <w:r w:rsidR="00DD25C3">
              <w:rPr>
                <w:noProof/>
                <w:webHidden/>
              </w:rPr>
              <w:instrText xml:space="preserve"> PAGEREF _Toc516172820 \h </w:instrText>
            </w:r>
            <w:r w:rsidR="003A41A5">
              <w:rPr>
                <w:noProof/>
                <w:webHidden/>
              </w:rPr>
            </w:r>
            <w:r w:rsidR="003A41A5">
              <w:rPr>
                <w:noProof/>
                <w:webHidden/>
              </w:rPr>
              <w:fldChar w:fldCharType="separate"/>
            </w:r>
            <w:r w:rsidR="00DD25C3">
              <w:rPr>
                <w:noProof/>
                <w:webHidden/>
              </w:rPr>
              <w:t>23</w:t>
            </w:r>
            <w:r w:rsidR="003A41A5">
              <w:rPr>
                <w:noProof/>
                <w:webHidden/>
              </w:rPr>
              <w:fldChar w:fldCharType="end"/>
            </w:r>
          </w:hyperlink>
        </w:p>
        <w:p w14:paraId="25295627" w14:textId="77777777" w:rsidR="00DD25C3" w:rsidRDefault="00E372D1">
          <w:pPr>
            <w:pStyle w:val="Sumrio1"/>
            <w:tabs>
              <w:tab w:val="left" w:pos="480"/>
              <w:tab w:val="right" w:leader="dot" w:pos="9061"/>
            </w:tabs>
            <w:rPr>
              <w:rFonts w:asciiTheme="minorHAnsi" w:eastAsiaTheme="minorEastAsia" w:hAnsiTheme="minorHAnsi"/>
              <w:noProof/>
              <w:sz w:val="22"/>
              <w:lang w:eastAsia="pt-BR"/>
            </w:rPr>
          </w:pPr>
          <w:hyperlink w:anchor="_Toc516172821" w:history="1">
            <w:r w:rsidR="00DD25C3" w:rsidRPr="00F033B3">
              <w:rPr>
                <w:rStyle w:val="Hyperlink"/>
                <w:noProof/>
              </w:rPr>
              <w:t>4.</w:t>
            </w:r>
            <w:r w:rsidR="00DD25C3">
              <w:rPr>
                <w:rFonts w:asciiTheme="minorHAnsi" w:eastAsiaTheme="minorEastAsia" w:hAnsiTheme="minorHAnsi"/>
                <w:noProof/>
                <w:sz w:val="22"/>
                <w:lang w:eastAsia="pt-BR"/>
              </w:rPr>
              <w:tab/>
            </w:r>
            <w:r w:rsidR="00DD25C3" w:rsidRPr="00F033B3">
              <w:rPr>
                <w:rStyle w:val="Hyperlink"/>
                <w:noProof/>
              </w:rPr>
              <w:t>ESPECIFICAÇÕES DOS REQUISITOS</w:t>
            </w:r>
            <w:r w:rsidR="00DD25C3">
              <w:rPr>
                <w:noProof/>
                <w:webHidden/>
              </w:rPr>
              <w:tab/>
            </w:r>
            <w:r w:rsidR="003A41A5">
              <w:rPr>
                <w:noProof/>
                <w:webHidden/>
              </w:rPr>
              <w:fldChar w:fldCharType="begin"/>
            </w:r>
            <w:r w:rsidR="00DD25C3">
              <w:rPr>
                <w:noProof/>
                <w:webHidden/>
              </w:rPr>
              <w:instrText xml:space="preserve"> PAGEREF _Toc516172821 \h </w:instrText>
            </w:r>
            <w:r w:rsidR="003A41A5">
              <w:rPr>
                <w:noProof/>
                <w:webHidden/>
              </w:rPr>
            </w:r>
            <w:r w:rsidR="003A41A5">
              <w:rPr>
                <w:noProof/>
                <w:webHidden/>
              </w:rPr>
              <w:fldChar w:fldCharType="separate"/>
            </w:r>
            <w:r w:rsidR="00DD25C3">
              <w:rPr>
                <w:noProof/>
                <w:webHidden/>
              </w:rPr>
              <w:t>24</w:t>
            </w:r>
            <w:r w:rsidR="003A41A5">
              <w:rPr>
                <w:noProof/>
                <w:webHidden/>
              </w:rPr>
              <w:fldChar w:fldCharType="end"/>
            </w:r>
          </w:hyperlink>
        </w:p>
        <w:p w14:paraId="3DDAD9C1"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22" w:history="1">
            <w:r w:rsidR="00DD25C3" w:rsidRPr="00F033B3">
              <w:rPr>
                <w:rStyle w:val="Hyperlink"/>
                <w:noProof/>
              </w:rPr>
              <w:t>4.1.</w:t>
            </w:r>
            <w:r w:rsidR="00DD25C3">
              <w:rPr>
                <w:rFonts w:asciiTheme="minorHAnsi" w:eastAsiaTheme="minorEastAsia" w:hAnsiTheme="minorHAnsi"/>
                <w:noProof/>
                <w:sz w:val="22"/>
                <w:lang w:eastAsia="pt-BR"/>
              </w:rPr>
              <w:tab/>
            </w:r>
            <w:r w:rsidR="00DD25C3" w:rsidRPr="00F033B3">
              <w:rPr>
                <w:rStyle w:val="Hyperlink"/>
                <w:noProof/>
              </w:rPr>
              <w:t>MODELO DE CASO DE USO</w:t>
            </w:r>
            <w:r w:rsidR="00DD25C3">
              <w:rPr>
                <w:noProof/>
                <w:webHidden/>
              </w:rPr>
              <w:tab/>
            </w:r>
            <w:r w:rsidR="003A41A5">
              <w:rPr>
                <w:noProof/>
                <w:webHidden/>
              </w:rPr>
              <w:fldChar w:fldCharType="begin"/>
            </w:r>
            <w:r w:rsidR="00DD25C3">
              <w:rPr>
                <w:noProof/>
                <w:webHidden/>
              </w:rPr>
              <w:instrText xml:space="preserve"> PAGEREF _Toc516172822 \h </w:instrText>
            </w:r>
            <w:r w:rsidR="003A41A5">
              <w:rPr>
                <w:noProof/>
                <w:webHidden/>
              </w:rPr>
            </w:r>
            <w:r w:rsidR="003A41A5">
              <w:rPr>
                <w:noProof/>
                <w:webHidden/>
              </w:rPr>
              <w:fldChar w:fldCharType="separate"/>
            </w:r>
            <w:r w:rsidR="00DD25C3">
              <w:rPr>
                <w:noProof/>
                <w:webHidden/>
              </w:rPr>
              <w:t>24</w:t>
            </w:r>
            <w:r w:rsidR="003A41A5">
              <w:rPr>
                <w:noProof/>
                <w:webHidden/>
              </w:rPr>
              <w:fldChar w:fldCharType="end"/>
            </w:r>
          </w:hyperlink>
        </w:p>
        <w:p w14:paraId="0FE094D0" w14:textId="77777777" w:rsidR="00DD25C3" w:rsidRDefault="00E372D1">
          <w:pPr>
            <w:pStyle w:val="Sumrio1"/>
            <w:tabs>
              <w:tab w:val="left" w:pos="480"/>
              <w:tab w:val="right" w:leader="dot" w:pos="9061"/>
            </w:tabs>
            <w:rPr>
              <w:rFonts w:asciiTheme="minorHAnsi" w:eastAsiaTheme="minorEastAsia" w:hAnsiTheme="minorHAnsi"/>
              <w:noProof/>
              <w:sz w:val="22"/>
              <w:lang w:eastAsia="pt-BR"/>
            </w:rPr>
          </w:pPr>
          <w:hyperlink w:anchor="_Toc516172823" w:history="1">
            <w:r w:rsidR="00DD25C3" w:rsidRPr="00F033B3">
              <w:rPr>
                <w:rStyle w:val="Hyperlink"/>
                <w:noProof/>
              </w:rPr>
              <w:t>5.</w:t>
            </w:r>
            <w:r w:rsidR="00DD25C3">
              <w:rPr>
                <w:rFonts w:asciiTheme="minorHAnsi" w:eastAsiaTheme="minorEastAsia" w:hAnsiTheme="minorHAnsi"/>
                <w:noProof/>
                <w:sz w:val="22"/>
                <w:lang w:eastAsia="pt-BR"/>
              </w:rPr>
              <w:tab/>
            </w:r>
            <w:r w:rsidR="00DD25C3" w:rsidRPr="00F033B3">
              <w:rPr>
                <w:rStyle w:val="Hyperlink"/>
                <w:noProof/>
              </w:rPr>
              <w:t>TELAS</w:t>
            </w:r>
            <w:r w:rsidR="00DD25C3">
              <w:rPr>
                <w:noProof/>
                <w:webHidden/>
              </w:rPr>
              <w:tab/>
            </w:r>
            <w:r w:rsidR="003A41A5">
              <w:rPr>
                <w:noProof/>
                <w:webHidden/>
              </w:rPr>
              <w:fldChar w:fldCharType="begin"/>
            </w:r>
            <w:r w:rsidR="00DD25C3">
              <w:rPr>
                <w:noProof/>
                <w:webHidden/>
              </w:rPr>
              <w:instrText xml:space="preserve"> PAGEREF _Toc516172823 \h </w:instrText>
            </w:r>
            <w:r w:rsidR="003A41A5">
              <w:rPr>
                <w:noProof/>
                <w:webHidden/>
              </w:rPr>
            </w:r>
            <w:r w:rsidR="003A41A5">
              <w:rPr>
                <w:noProof/>
                <w:webHidden/>
              </w:rPr>
              <w:fldChar w:fldCharType="separate"/>
            </w:r>
            <w:r w:rsidR="00DD25C3">
              <w:rPr>
                <w:noProof/>
                <w:webHidden/>
              </w:rPr>
              <w:t>57</w:t>
            </w:r>
            <w:r w:rsidR="003A41A5">
              <w:rPr>
                <w:noProof/>
                <w:webHidden/>
              </w:rPr>
              <w:fldChar w:fldCharType="end"/>
            </w:r>
          </w:hyperlink>
        </w:p>
        <w:p w14:paraId="35B99EEB" w14:textId="77777777" w:rsidR="00DD25C3" w:rsidRDefault="00E372D1">
          <w:pPr>
            <w:pStyle w:val="Sumrio2"/>
            <w:tabs>
              <w:tab w:val="left" w:pos="880"/>
              <w:tab w:val="right" w:leader="dot" w:pos="9061"/>
            </w:tabs>
            <w:rPr>
              <w:rFonts w:asciiTheme="minorHAnsi" w:eastAsiaTheme="minorEastAsia" w:hAnsiTheme="minorHAnsi"/>
              <w:noProof/>
              <w:sz w:val="22"/>
              <w:lang w:eastAsia="pt-BR"/>
            </w:rPr>
          </w:pPr>
          <w:hyperlink w:anchor="_Toc516172824" w:history="1">
            <w:r w:rsidR="00DD25C3" w:rsidRPr="00F033B3">
              <w:rPr>
                <w:rStyle w:val="Hyperlink"/>
                <w:noProof/>
              </w:rPr>
              <w:t>5.1.</w:t>
            </w:r>
            <w:r w:rsidR="00DD25C3">
              <w:rPr>
                <w:rFonts w:asciiTheme="minorHAnsi" w:eastAsiaTheme="minorEastAsia" w:hAnsiTheme="minorHAnsi"/>
                <w:noProof/>
                <w:sz w:val="22"/>
                <w:lang w:eastAsia="pt-BR"/>
              </w:rPr>
              <w:tab/>
            </w:r>
            <w:r w:rsidR="00DD25C3" w:rsidRPr="00F033B3">
              <w:rPr>
                <w:rStyle w:val="Hyperlink"/>
                <w:noProof/>
              </w:rPr>
              <w:t>PROTÓTIPOS DAS TELAS</w:t>
            </w:r>
            <w:r w:rsidR="00DD25C3">
              <w:rPr>
                <w:noProof/>
                <w:webHidden/>
              </w:rPr>
              <w:tab/>
            </w:r>
            <w:r w:rsidR="003A41A5">
              <w:rPr>
                <w:noProof/>
                <w:webHidden/>
              </w:rPr>
              <w:fldChar w:fldCharType="begin"/>
            </w:r>
            <w:r w:rsidR="00DD25C3">
              <w:rPr>
                <w:noProof/>
                <w:webHidden/>
              </w:rPr>
              <w:instrText xml:space="preserve"> PAGEREF _Toc516172824 \h </w:instrText>
            </w:r>
            <w:r w:rsidR="003A41A5">
              <w:rPr>
                <w:noProof/>
                <w:webHidden/>
              </w:rPr>
            </w:r>
            <w:r w:rsidR="003A41A5">
              <w:rPr>
                <w:noProof/>
                <w:webHidden/>
              </w:rPr>
              <w:fldChar w:fldCharType="separate"/>
            </w:r>
            <w:r w:rsidR="00DD25C3">
              <w:rPr>
                <w:noProof/>
                <w:webHidden/>
              </w:rPr>
              <w:t>57</w:t>
            </w:r>
            <w:r w:rsidR="003A41A5">
              <w:rPr>
                <w:noProof/>
                <w:webHidden/>
              </w:rPr>
              <w:fldChar w:fldCharType="end"/>
            </w:r>
          </w:hyperlink>
        </w:p>
        <w:p w14:paraId="2D126F6B" w14:textId="77777777" w:rsidR="00DD25C3" w:rsidRDefault="00E372D1" w:rsidP="00DD25C3">
          <w:pPr>
            <w:pStyle w:val="Sumrio1"/>
            <w:tabs>
              <w:tab w:val="left" w:pos="880"/>
              <w:tab w:val="right" w:leader="dot" w:pos="9061"/>
            </w:tabs>
            <w:ind w:left="482"/>
            <w:rPr>
              <w:rFonts w:asciiTheme="minorHAnsi" w:eastAsiaTheme="minorEastAsia" w:hAnsiTheme="minorHAnsi"/>
              <w:noProof/>
              <w:sz w:val="22"/>
              <w:lang w:eastAsia="pt-BR"/>
            </w:rPr>
          </w:pPr>
          <w:hyperlink w:anchor="_Toc516172825" w:history="1">
            <w:r w:rsidR="00DD25C3" w:rsidRPr="00F033B3">
              <w:rPr>
                <w:rStyle w:val="Hyperlink"/>
                <w:noProof/>
              </w:rPr>
              <w:t>5.1.1.</w:t>
            </w:r>
            <w:r w:rsidR="00DD25C3">
              <w:rPr>
                <w:rFonts w:asciiTheme="minorHAnsi" w:eastAsiaTheme="minorEastAsia" w:hAnsiTheme="minorHAnsi"/>
                <w:noProof/>
                <w:sz w:val="22"/>
                <w:lang w:eastAsia="pt-BR"/>
              </w:rPr>
              <w:t xml:space="preserve">     </w:t>
            </w:r>
            <w:r w:rsidR="00DD25C3">
              <w:rPr>
                <w:rStyle w:val="Hyperlink"/>
                <w:noProof/>
              </w:rPr>
              <w:t xml:space="preserve">MANTER </w:t>
            </w:r>
            <w:r w:rsidR="00DD25C3" w:rsidRPr="00F033B3">
              <w:rPr>
                <w:rStyle w:val="Hyperlink"/>
                <w:noProof/>
              </w:rPr>
              <w:t>CONTAS</w:t>
            </w:r>
            <w:r w:rsidR="00DD25C3">
              <w:rPr>
                <w:noProof/>
                <w:webHidden/>
              </w:rPr>
              <w:tab/>
            </w:r>
            <w:r w:rsidR="003A41A5">
              <w:rPr>
                <w:noProof/>
                <w:webHidden/>
              </w:rPr>
              <w:fldChar w:fldCharType="begin"/>
            </w:r>
            <w:r w:rsidR="00DD25C3">
              <w:rPr>
                <w:noProof/>
                <w:webHidden/>
              </w:rPr>
              <w:instrText xml:space="preserve"> PAGEREF _Toc516172825 \h </w:instrText>
            </w:r>
            <w:r w:rsidR="003A41A5">
              <w:rPr>
                <w:noProof/>
                <w:webHidden/>
              </w:rPr>
            </w:r>
            <w:r w:rsidR="003A41A5">
              <w:rPr>
                <w:noProof/>
                <w:webHidden/>
              </w:rPr>
              <w:fldChar w:fldCharType="separate"/>
            </w:r>
            <w:r w:rsidR="00DD25C3">
              <w:rPr>
                <w:noProof/>
                <w:webHidden/>
              </w:rPr>
              <w:t>58</w:t>
            </w:r>
            <w:r w:rsidR="003A41A5">
              <w:rPr>
                <w:noProof/>
                <w:webHidden/>
              </w:rPr>
              <w:fldChar w:fldCharType="end"/>
            </w:r>
          </w:hyperlink>
        </w:p>
        <w:p w14:paraId="374931BD" w14:textId="77777777" w:rsidR="00DD25C3" w:rsidRDefault="00E372D1" w:rsidP="00DD25C3">
          <w:pPr>
            <w:pStyle w:val="Sumrio1"/>
            <w:tabs>
              <w:tab w:val="left" w:pos="880"/>
              <w:tab w:val="right" w:leader="dot" w:pos="9061"/>
            </w:tabs>
            <w:ind w:left="482"/>
            <w:rPr>
              <w:rFonts w:asciiTheme="minorHAnsi" w:eastAsiaTheme="minorEastAsia" w:hAnsiTheme="minorHAnsi"/>
              <w:noProof/>
              <w:sz w:val="22"/>
              <w:lang w:eastAsia="pt-BR"/>
            </w:rPr>
          </w:pPr>
          <w:hyperlink w:anchor="_Toc516172826" w:history="1">
            <w:r w:rsidR="00DD25C3" w:rsidRPr="00F033B3">
              <w:rPr>
                <w:rStyle w:val="Hyperlink"/>
                <w:noProof/>
              </w:rPr>
              <w:t>5.1.2.</w:t>
            </w:r>
            <w:r w:rsidR="00DD25C3">
              <w:rPr>
                <w:rStyle w:val="Hyperlink"/>
                <w:noProof/>
              </w:rPr>
              <w:t xml:space="preserve">    RECEBER PAGAMENTO DE </w:t>
            </w:r>
            <w:r w:rsidR="00DD25C3" w:rsidRPr="00F033B3">
              <w:rPr>
                <w:rStyle w:val="Hyperlink"/>
                <w:noProof/>
              </w:rPr>
              <w:t>MENSALIDADES</w:t>
            </w:r>
            <w:r w:rsidR="00DD25C3">
              <w:rPr>
                <w:noProof/>
                <w:webHidden/>
              </w:rPr>
              <w:tab/>
            </w:r>
            <w:r w:rsidR="003A41A5">
              <w:rPr>
                <w:noProof/>
                <w:webHidden/>
              </w:rPr>
              <w:fldChar w:fldCharType="begin"/>
            </w:r>
            <w:r w:rsidR="00DD25C3">
              <w:rPr>
                <w:noProof/>
                <w:webHidden/>
              </w:rPr>
              <w:instrText xml:space="preserve"> PAGEREF _Toc516172826 \h </w:instrText>
            </w:r>
            <w:r w:rsidR="003A41A5">
              <w:rPr>
                <w:noProof/>
                <w:webHidden/>
              </w:rPr>
            </w:r>
            <w:r w:rsidR="003A41A5">
              <w:rPr>
                <w:noProof/>
                <w:webHidden/>
              </w:rPr>
              <w:fldChar w:fldCharType="separate"/>
            </w:r>
            <w:r w:rsidR="00DD25C3">
              <w:rPr>
                <w:noProof/>
                <w:webHidden/>
              </w:rPr>
              <w:t>59</w:t>
            </w:r>
            <w:r w:rsidR="003A41A5">
              <w:rPr>
                <w:noProof/>
                <w:webHidden/>
              </w:rPr>
              <w:fldChar w:fldCharType="end"/>
            </w:r>
          </w:hyperlink>
        </w:p>
        <w:p w14:paraId="0E05FFA6" w14:textId="77777777" w:rsidR="00DD25C3" w:rsidRDefault="00E372D1">
          <w:pPr>
            <w:pStyle w:val="Sumrio1"/>
            <w:tabs>
              <w:tab w:val="left" w:pos="480"/>
              <w:tab w:val="right" w:leader="dot" w:pos="9061"/>
            </w:tabs>
            <w:rPr>
              <w:rFonts w:asciiTheme="minorHAnsi" w:eastAsiaTheme="minorEastAsia" w:hAnsiTheme="minorHAnsi"/>
              <w:noProof/>
              <w:sz w:val="22"/>
              <w:lang w:eastAsia="pt-BR"/>
            </w:rPr>
          </w:pPr>
          <w:hyperlink w:anchor="_Toc516172827" w:history="1">
            <w:r w:rsidR="00DD25C3" w:rsidRPr="00F033B3">
              <w:rPr>
                <w:rStyle w:val="Hyperlink"/>
                <w:noProof/>
              </w:rPr>
              <w:t>6.</w:t>
            </w:r>
            <w:r w:rsidR="00DD25C3">
              <w:rPr>
                <w:rFonts w:asciiTheme="minorHAnsi" w:eastAsiaTheme="minorEastAsia" w:hAnsiTheme="minorHAnsi"/>
                <w:noProof/>
                <w:sz w:val="22"/>
                <w:lang w:eastAsia="pt-BR"/>
              </w:rPr>
              <w:tab/>
            </w:r>
            <w:r w:rsidR="00DD25C3" w:rsidRPr="00F033B3">
              <w:rPr>
                <w:rStyle w:val="Hyperlink"/>
                <w:noProof/>
              </w:rPr>
              <w:t>DIAGRAMAS</w:t>
            </w:r>
            <w:r w:rsidR="00DD25C3">
              <w:rPr>
                <w:noProof/>
                <w:webHidden/>
              </w:rPr>
              <w:tab/>
            </w:r>
            <w:r w:rsidR="003A41A5">
              <w:rPr>
                <w:noProof/>
                <w:webHidden/>
              </w:rPr>
              <w:fldChar w:fldCharType="begin"/>
            </w:r>
            <w:r w:rsidR="00DD25C3">
              <w:rPr>
                <w:noProof/>
                <w:webHidden/>
              </w:rPr>
              <w:instrText xml:space="preserve"> PAGEREF _Toc516172827 \h </w:instrText>
            </w:r>
            <w:r w:rsidR="003A41A5">
              <w:rPr>
                <w:noProof/>
                <w:webHidden/>
              </w:rPr>
            </w:r>
            <w:r w:rsidR="003A41A5">
              <w:rPr>
                <w:noProof/>
                <w:webHidden/>
              </w:rPr>
              <w:fldChar w:fldCharType="separate"/>
            </w:r>
            <w:r w:rsidR="00DD25C3">
              <w:rPr>
                <w:noProof/>
                <w:webHidden/>
              </w:rPr>
              <w:t>60</w:t>
            </w:r>
            <w:r w:rsidR="003A41A5">
              <w:rPr>
                <w:noProof/>
                <w:webHidden/>
              </w:rPr>
              <w:fldChar w:fldCharType="end"/>
            </w:r>
          </w:hyperlink>
        </w:p>
        <w:p w14:paraId="172D2A92" w14:textId="77777777" w:rsidR="00DD25C3" w:rsidRDefault="00E372D1" w:rsidP="00DD25C3">
          <w:pPr>
            <w:pStyle w:val="Sumrio1"/>
            <w:tabs>
              <w:tab w:val="left" w:pos="660"/>
              <w:tab w:val="right" w:leader="dot" w:pos="9061"/>
            </w:tabs>
            <w:ind w:left="261"/>
            <w:rPr>
              <w:rFonts w:asciiTheme="minorHAnsi" w:eastAsiaTheme="minorEastAsia" w:hAnsiTheme="minorHAnsi"/>
              <w:noProof/>
              <w:sz w:val="22"/>
              <w:lang w:eastAsia="pt-BR"/>
            </w:rPr>
          </w:pPr>
          <w:hyperlink w:anchor="_Toc516172828" w:history="1">
            <w:r w:rsidR="00DD25C3" w:rsidRPr="00F033B3">
              <w:rPr>
                <w:rStyle w:val="Hyperlink"/>
                <w:noProof/>
              </w:rPr>
              <w:t>6.1.</w:t>
            </w:r>
            <w:r w:rsidR="00DD25C3">
              <w:rPr>
                <w:rFonts w:asciiTheme="minorHAnsi" w:eastAsiaTheme="minorEastAsia" w:hAnsiTheme="minorHAnsi"/>
                <w:noProof/>
                <w:sz w:val="22"/>
                <w:lang w:eastAsia="pt-BR"/>
              </w:rPr>
              <w:t xml:space="preserve">    </w:t>
            </w:r>
            <w:r w:rsidR="00DD25C3" w:rsidRPr="00F033B3">
              <w:rPr>
                <w:rStyle w:val="Hyperlink"/>
                <w:noProof/>
              </w:rPr>
              <w:t>DIAGR</w:t>
            </w:r>
            <w:r w:rsidR="00DD25C3">
              <w:rPr>
                <w:rStyle w:val="Hyperlink"/>
                <w:noProof/>
              </w:rPr>
              <w:t xml:space="preserve">AMA DE </w:t>
            </w:r>
            <w:r w:rsidR="00DD25C3" w:rsidRPr="00F033B3">
              <w:rPr>
                <w:rStyle w:val="Hyperlink"/>
                <w:noProof/>
              </w:rPr>
              <w:t>SEQUENCIA</w:t>
            </w:r>
            <w:r w:rsidR="00DD25C3">
              <w:rPr>
                <w:noProof/>
                <w:webHidden/>
              </w:rPr>
              <w:tab/>
            </w:r>
            <w:r w:rsidR="003A41A5">
              <w:rPr>
                <w:noProof/>
                <w:webHidden/>
              </w:rPr>
              <w:fldChar w:fldCharType="begin"/>
            </w:r>
            <w:r w:rsidR="00DD25C3">
              <w:rPr>
                <w:noProof/>
                <w:webHidden/>
              </w:rPr>
              <w:instrText xml:space="preserve"> PAGEREF _Toc516172828 \h </w:instrText>
            </w:r>
            <w:r w:rsidR="003A41A5">
              <w:rPr>
                <w:noProof/>
                <w:webHidden/>
              </w:rPr>
            </w:r>
            <w:r w:rsidR="003A41A5">
              <w:rPr>
                <w:noProof/>
                <w:webHidden/>
              </w:rPr>
              <w:fldChar w:fldCharType="separate"/>
            </w:r>
            <w:r w:rsidR="00DD25C3">
              <w:rPr>
                <w:noProof/>
                <w:webHidden/>
              </w:rPr>
              <w:t>60</w:t>
            </w:r>
            <w:r w:rsidR="003A41A5">
              <w:rPr>
                <w:noProof/>
                <w:webHidden/>
              </w:rPr>
              <w:fldChar w:fldCharType="end"/>
            </w:r>
          </w:hyperlink>
        </w:p>
        <w:p w14:paraId="3AC6DD69" w14:textId="77777777" w:rsidR="00DD25C3" w:rsidRDefault="00E372D1" w:rsidP="00DD25C3">
          <w:pPr>
            <w:pStyle w:val="Sumrio1"/>
            <w:tabs>
              <w:tab w:val="left" w:pos="880"/>
              <w:tab w:val="right" w:leader="dot" w:pos="9061"/>
            </w:tabs>
            <w:ind w:left="482"/>
            <w:rPr>
              <w:rFonts w:asciiTheme="minorHAnsi" w:eastAsiaTheme="minorEastAsia" w:hAnsiTheme="minorHAnsi"/>
              <w:noProof/>
              <w:sz w:val="22"/>
              <w:lang w:eastAsia="pt-BR"/>
            </w:rPr>
          </w:pPr>
          <w:hyperlink w:anchor="_Toc516172829" w:history="1">
            <w:r w:rsidR="00DD25C3" w:rsidRPr="00F033B3">
              <w:rPr>
                <w:rStyle w:val="Hyperlink"/>
                <w:noProof/>
              </w:rPr>
              <w:t>6.1.1.</w:t>
            </w:r>
            <w:r w:rsidR="00DD25C3">
              <w:rPr>
                <w:rFonts w:asciiTheme="minorHAnsi" w:eastAsiaTheme="minorEastAsia" w:hAnsiTheme="minorHAnsi"/>
                <w:noProof/>
                <w:sz w:val="22"/>
                <w:lang w:eastAsia="pt-BR"/>
              </w:rPr>
              <w:t xml:space="preserve">    </w:t>
            </w:r>
            <w:r w:rsidR="00DD25C3">
              <w:rPr>
                <w:rStyle w:val="Hyperlink"/>
                <w:noProof/>
              </w:rPr>
              <w:t xml:space="preserve">MANTER </w:t>
            </w:r>
            <w:r w:rsidR="00DD25C3" w:rsidRPr="00F033B3">
              <w:rPr>
                <w:rStyle w:val="Hyperlink"/>
                <w:noProof/>
              </w:rPr>
              <w:t>CONTAS</w:t>
            </w:r>
            <w:r w:rsidR="00DD25C3">
              <w:rPr>
                <w:noProof/>
                <w:webHidden/>
              </w:rPr>
              <w:tab/>
            </w:r>
            <w:r w:rsidR="003A41A5">
              <w:rPr>
                <w:noProof/>
                <w:webHidden/>
              </w:rPr>
              <w:fldChar w:fldCharType="begin"/>
            </w:r>
            <w:r w:rsidR="00DD25C3">
              <w:rPr>
                <w:noProof/>
                <w:webHidden/>
              </w:rPr>
              <w:instrText xml:space="preserve"> PAGEREF _Toc516172829 \h </w:instrText>
            </w:r>
            <w:r w:rsidR="003A41A5">
              <w:rPr>
                <w:noProof/>
                <w:webHidden/>
              </w:rPr>
            </w:r>
            <w:r w:rsidR="003A41A5">
              <w:rPr>
                <w:noProof/>
                <w:webHidden/>
              </w:rPr>
              <w:fldChar w:fldCharType="separate"/>
            </w:r>
            <w:r w:rsidR="00DD25C3">
              <w:rPr>
                <w:noProof/>
                <w:webHidden/>
              </w:rPr>
              <w:t>60</w:t>
            </w:r>
            <w:r w:rsidR="003A41A5">
              <w:rPr>
                <w:noProof/>
                <w:webHidden/>
              </w:rPr>
              <w:fldChar w:fldCharType="end"/>
            </w:r>
          </w:hyperlink>
        </w:p>
        <w:p w14:paraId="7A28CBB9" w14:textId="77777777" w:rsidR="00DD25C3" w:rsidRDefault="00E372D1" w:rsidP="00DD25C3">
          <w:pPr>
            <w:pStyle w:val="Sumrio1"/>
            <w:tabs>
              <w:tab w:val="left" w:pos="880"/>
              <w:tab w:val="right" w:leader="dot" w:pos="9061"/>
            </w:tabs>
            <w:ind w:left="482"/>
            <w:rPr>
              <w:rFonts w:asciiTheme="minorHAnsi" w:eastAsiaTheme="minorEastAsia" w:hAnsiTheme="minorHAnsi"/>
              <w:noProof/>
              <w:sz w:val="22"/>
              <w:lang w:eastAsia="pt-BR"/>
            </w:rPr>
          </w:pPr>
          <w:hyperlink w:anchor="_Toc516172830" w:history="1">
            <w:r w:rsidR="00DD25C3" w:rsidRPr="00F033B3">
              <w:rPr>
                <w:rStyle w:val="Hyperlink"/>
                <w:noProof/>
              </w:rPr>
              <w:t>6.1.2.</w:t>
            </w:r>
            <w:r w:rsidR="00DD25C3">
              <w:rPr>
                <w:rStyle w:val="Hyperlink"/>
                <w:noProof/>
              </w:rPr>
              <w:t xml:space="preserve"> </w:t>
            </w:r>
            <w:r w:rsidR="00DD25C3">
              <w:rPr>
                <w:rFonts w:asciiTheme="minorHAnsi" w:eastAsiaTheme="minorEastAsia" w:hAnsiTheme="minorHAnsi"/>
                <w:noProof/>
                <w:sz w:val="22"/>
                <w:lang w:eastAsia="pt-BR"/>
              </w:rPr>
              <w:t xml:space="preserve">   </w:t>
            </w:r>
            <w:r w:rsidR="00DD25C3">
              <w:rPr>
                <w:rStyle w:val="Hyperlink"/>
                <w:noProof/>
              </w:rPr>
              <w:t xml:space="preserve">RECEBER PAGAMENTOS </w:t>
            </w:r>
            <w:r w:rsidR="00DD25C3" w:rsidRPr="00F033B3">
              <w:rPr>
                <w:rStyle w:val="Hyperlink"/>
                <w:noProof/>
              </w:rPr>
              <w:t>MENSALIDADES</w:t>
            </w:r>
            <w:r w:rsidR="00DD25C3">
              <w:rPr>
                <w:noProof/>
                <w:webHidden/>
              </w:rPr>
              <w:tab/>
            </w:r>
            <w:r w:rsidR="003A41A5">
              <w:rPr>
                <w:noProof/>
                <w:webHidden/>
              </w:rPr>
              <w:fldChar w:fldCharType="begin"/>
            </w:r>
            <w:r w:rsidR="00DD25C3">
              <w:rPr>
                <w:noProof/>
                <w:webHidden/>
              </w:rPr>
              <w:instrText xml:space="preserve"> PAGEREF _Toc516172830 \h </w:instrText>
            </w:r>
            <w:r w:rsidR="003A41A5">
              <w:rPr>
                <w:noProof/>
                <w:webHidden/>
              </w:rPr>
            </w:r>
            <w:r w:rsidR="003A41A5">
              <w:rPr>
                <w:noProof/>
                <w:webHidden/>
              </w:rPr>
              <w:fldChar w:fldCharType="separate"/>
            </w:r>
            <w:r w:rsidR="00DD25C3">
              <w:rPr>
                <w:noProof/>
                <w:webHidden/>
              </w:rPr>
              <w:t>60</w:t>
            </w:r>
            <w:r w:rsidR="003A41A5">
              <w:rPr>
                <w:noProof/>
                <w:webHidden/>
              </w:rPr>
              <w:fldChar w:fldCharType="end"/>
            </w:r>
          </w:hyperlink>
        </w:p>
        <w:p w14:paraId="0A1C7C76" w14:textId="77777777" w:rsidR="002456F9" w:rsidRDefault="003A41A5">
          <w:pPr>
            <w:outlineLvl w:val="0"/>
          </w:pPr>
          <w:r>
            <w:fldChar w:fldCharType="end"/>
          </w:r>
        </w:p>
      </w:sdtContent>
    </w:sdt>
    <w:p w14:paraId="01DF5EE9" w14:textId="77777777" w:rsidR="002456F9" w:rsidRDefault="002456F9">
      <w:pPr>
        <w:jc w:val="left"/>
        <w:rPr>
          <w:rFonts w:cs="Arial"/>
          <w:sz w:val="28"/>
          <w:szCs w:val="28"/>
        </w:rPr>
      </w:pPr>
    </w:p>
    <w:p w14:paraId="7148D247" w14:textId="77777777" w:rsidR="002456F9" w:rsidRDefault="00DD7C1B">
      <w:pPr>
        <w:tabs>
          <w:tab w:val="left" w:pos="1490"/>
        </w:tabs>
        <w:rPr>
          <w:rFonts w:cs="Arial"/>
          <w:sz w:val="28"/>
          <w:szCs w:val="28"/>
        </w:rPr>
      </w:pPr>
      <w:r>
        <w:rPr>
          <w:rFonts w:cs="Arial"/>
          <w:sz w:val="28"/>
          <w:szCs w:val="28"/>
        </w:rPr>
        <w:tab/>
      </w:r>
    </w:p>
    <w:p w14:paraId="11B7F27F" w14:textId="77777777" w:rsidR="002456F9" w:rsidRDefault="002456F9">
      <w:pPr>
        <w:rPr>
          <w:rFonts w:cs="Arial"/>
          <w:sz w:val="28"/>
          <w:szCs w:val="28"/>
        </w:rPr>
      </w:pPr>
    </w:p>
    <w:p w14:paraId="58DEB08D" w14:textId="77777777" w:rsidR="002456F9" w:rsidRDefault="002456F9">
      <w:pPr>
        <w:rPr>
          <w:rFonts w:cs="Arial"/>
          <w:sz w:val="28"/>
          <w:szCs w:val="28"/>
        </w:rPr>
        <w:sectPr w:rsidR="002456F9">
          <w:headerReference w:type="default" r:id="rId9"/>
          <w:footerReference w:type="default" r:id="rId10"/>
          <w:headerReference w:type="first" r:id="rId11"/>
          <w:pgSz w:w="11906" w:h="16838"/>
          <w:pgMar w:top="1701" w:right="1134" w:bottom="1134" w:left="1701" w:header="709" w:footer="709" w:gutter="0"/>
          <w:cols w:space="708"/>
          <w:titlePg/>
          <w:docGrid w:linePitch="360"/>
        </w:sectPr>
      </w:pPr>
    </w:p>
    <w:p w14:paraId="7227F6D3" w14:textId="77777777" w:rsidR="002456F9" w:rsidRDefault="00DD7C1B">
      <w:pPr>
        <w:pStyle w:val="Ttulo1"/>
        <w:numPr>
          <w:ilvl w:val="0"/>
          <w:numId w:val="1"/>
        </w:numPr>
        <w:jc w:val="both"/>
      </w:pPr>
      <w:bookmarkStart w:id="4" w:name="_Toc516172804"/>
      <w:r>
        <w:lastRenderedPageBreak/>
        <w:t>INTRODUÇÃO AO DOCUMENTO</w:t>
      </w:r>
      <w:bookmarkEnd w:id="4"/>
    </w:p>
    <w:p w14:paraId="0234E22F" w14:textId="77777777" w:rsidR="002456F9" w:rsidRDefault="002456F9">
      <w:pPr>
        <w:widowControl w:val="0"/>
        <w:spacing w:line="360" w:lineRule="auto"/>
        <w:ind w:firstLine="709"/>
      </w:pPr>
    </w:p>
    <w:p w14:paraId="41D5DD58" w14:textId="77777777" w:rsidR="002456F9" w:rsidRDefault="00DD7C1B">
      <w:pPr>
        <w:widowControl w:val="0"/>
        <w:spacing w:after="0" w:line="360" w:lineRule="auto"/>
        <w:ind w:firstLine="709"/>
      </w:pPr>
      <w:r>
        <w:t xml:space="preserve">Este projeto propõe o desenvolvimento de uma solução de gestão funerária, reunindo em um software simples, ferramentas básicas para o controle e gestão de planos assistenciais, recebimento de mensalidades, controle de estoque dos materiais para empréstimo e rápido acesso aos históricos de falecidos, além de acesso a relatórios financeiros. </w:t>
      </w:r>
    </w:p>
    <w:p w14:paraId="4499629F" w14:textId="77777777" w:rsidR="002456F9" w:rsidRDefault="00DD7C1B">
      <w:pPr>
        <w:widowControl w:val="0"/>
        <w:tabs>
          <w:tab w:val="left" w:pos="851"/>
        </w:tabs>
        <w:spacing w:after="0" w:line="360" w:lineRule="auto"/>
        <w:ind w:firstLine="709"/>
        <w:rPr>
          <w:rFonts w:eastAsia="Times New Roman" w:cs="Arial"/>
          <w:szCs w:val="24"/>
        </w:rPr>
      </w:pPr>
      <w:r>
        <w:rPr>
          <w:rFonts w:eastAsia="Times New Roman" w:cs="Arial"/>
          <w:szCs w:val="24"/>
        </w:rPr>
        <w:tab/>
        <w:t>A organização é um fator primordial aos negócios que querem prosperar, o que não seria diferente em uma funerária.</w:t>
      </w:r>
    </w:p>
    <w:p w14:paraId="4B693C96" w14:textId="77777777" w:rsidR="002456F9" w:rsidRDefault="00DD7C1B">
      <w:pPr>
        <w:widowControl w:val="0"/>
        <w:tabs>
          <w:tab w:val="left" w:pos="851"/>
        </w:tabs>
        <w:spacing w:after="0" w:line="360" w:lineRule="auto"/>
        <w:ind w:firstLine="709"/>
        <w:rPr>
          <w:rFonts w:eastAsia="Times New Roman" w:cs="Arial"/>
          <w:szCs w:val="24"/>
        </w:rPr>
      </w:pPr>
      <w:r>
        <w:rPr>
          <w:rFonts w:eastAsia="Times New Roman" w:cs="Arial"/>
          <w:szCs w:val="24"/>
        </w:rPr>
        <w:tab/>
        <w:t>Este projeto é destinado à Funerária Bom Jesus que vêm enfrentando problemas em organizar suas tarefas administrativas que precisam ser verificadas rotineiramente. Assim procura-se facilitar a organização e atuar como um sistema que ajude a eliminar a necessidade de utilizar anotações em papel.</w:t>
      </w:r>
    </w:p>
    <w:p w14:paraId="1F4623A1" w14:textId="77777777" w:rsidR="002456F9" w:rsidRDefault="00DD7C1B">
      <w:pPr>
        <w:widowControl w:val="0"/>
        <w:tabs>
          <w:tab w:val="left" w:pos="851"/>
        </w:tabs>
        <w:spacing w:after="0" w:line="360" w:lineRule="auto"/>
        <w:ind w:firstLine="709"/>
        <w:rPr>
          <w:rFonts w:eastAsia="Times New Roman" w:cs="Arial"/>
          <w:szCs w:val="24"/>
        </w:rPr>
      </w:pPr>
      <w:r>
        <w:rPr>
          <w:rFonts w:eastAsia="Times New Roman" w:cs="Arial"/>
          <w:szCs w:val="24"/>
        </w:rPr>
        <w:tab/>
      </w:r>
      <w:r>
        <w:t>Posteriormente, para conclusão do projeto, poderá ser adotada a linguagem Java, para um melhor controle e manipulação de dados.</w:t>
      </w:r>
    </w:p>
    <w:p w14:paraId="60D1A8DC" w14:textId="77777777" w:rsidR="002456F9" w:rsidRDefault="002456F9">
      <w:pPr>
        <w:pStyle w:val="Ttulo2"/>
        <w:rPr>
          <w:rFonts w:eastAsiaTheme="minorHAnsi" w:cs="Arial"/>
          <w:szCs w:val="28"/>
        </w:rPr>
      </w:pPr>
    </w:p>
    <w:p w14:paraId="6647E3CD" w14:textId="77777777" w:rsidR="002456F9" w:rsidRDefault="00DD7C1B">
      <w:pPr>
        <w:pStyle w:val="Ttulo2"/>
        <w:numPr>
          <w:ilvl w:val="1"/>
          <w:numId w:val="2"/>
        </w:numPr>
      </w:pPr>
      <w:bookmarkStart w:id="5" w:name="_Toc516172805"/>
      <w:r>
        <w:t>TEMA</w:t>
      </w:r>
      <w:bookmarkEnd w:id="5"/>
      <w:r>
        <w:t xml:space="preserve"> </w:t>
      </w:r>
    </w:p>
    <w:p w14:paraId="6EFB0E2E" w14:textId="77777777" w:rsidR="002456F9" w:rsidRDefault="002456F9">
      <w:pPr>
        <w:widowControl w:val="0"/>
        <w:spacing w:line="360" w:lineRule="auto"/>
        <w:ind w:firstLine="709"/>
      </w:pPr>
    </w:p>
    <w:p w14:paraId="305BEB54" w14:textId="77777777" w:rsidR="002456F9" w:rsidRDefault="00DD7C1B">
      <w:pPr>
        <w:widowControl w:val="0"/>
        <w:spacing w:after="0" w:line="360" w:lineRule="auto"/>
        <w:ind w:firstLine="709"/>
      </w:pPr>
      <w:r>
        <w:t>O tema do projeto é desenvolvimento de um software de gestão funerária, disponibilizando ferramentas básicas para controladoria e gerenciamento de atividades corriqueiras, da Funerária Bom Jesus.</w:t>
      </w:r>
    </w:p>
    <w:p w14:paraId="515FCFA7" w14:textId="77777777" w:rsidR="002456F9" w:rsidRDefault="002456F9">
      <w:pPr>
        <w:widowControl w:val="0"/>
        <w:spacing w:after="0" w:line="360" w:lineRule="auto"/>
        <w:ind w:firstLine="709"/>
      </w:pPr>
    </w:p>
    <w:p w14:paraId="63AE2736" w14:textId="77777777" w:rsidR="002456F9" w:rsidRDefault="00DD7C1B">
      <w:pPr>
        <w:pStyle w:val="Ttulo2"/>
        <w:numPr>
          <w:ilvl w:val="1"/>
          <w:numId w:val="2"/>
        </w:numPr>
      </w:pPr>
      <w:bookmarkStart w:id="6" w:name="_Toc516172806"/>
      <w:r>
        <w:t>OBJETIVO DO PROJETO</w:t>
      </w:r>
      <w:bookmarkEnd w:id="6"/>
    </w:p>
    <w:p w14:paraId="2B2331E3" w14:textId="77777777" w:rsidR="002456F9" w:rsidRDefault="002456F9">
      <w:pPr>
        <w:widowControl w:val="0"/>
        <w:spacing w:line="360" w:lineRule="auto"/>
        <w:ind w:firstLine="709"/>
      </w:pPr>
    </w:p>
    <w:p w14:paraId="003DA131" w14:textId="77777777" w:rsidR="002456F9" w:rsidRDefault="00DD7C1B">
      <w:pPr>
        <w:widowControl w:val="0"/>
        <w:spacing w:after="0" w:line="360" w:lineRule="auto"/>
        <w:ind w:firstLine="709"/>
      </w:pPr>
      <w:r>
        <w:t>O objetivo do projeto é proporcionar para a empresa um melhor controle seus clientes, recebimento de mensalidades e estoque de materiais.</w:t>
      </w:r>
    </w:p>
    <w:p w14:paraId="575D9277" w14:textId="77777777" w:rsidR="002456F9" w:rsidRDefault="002456F9">
      <w:pPr>
        <w:widowControl w:val="0"/>
        <w:spacing w:after="0" w:line="360" w:lineRule="auto"/>
        <w:ind w:firstLine="709"/>
      </w:pPr>
    </w:p>
    <w:p w14:paraId="3BC8CBE1" w14:textId="77777777" w:rsidR="002456F9" w:rsidRDefault="00DD7C1B">
      <w:pPr>
        <w:pStyle w:val="Ttulo2"/>
        <w:numPr>
          <w:ilvl w:val="1"/>
          <w:numId w:val="2"/>
        </w:numPr>
      </w:pPr>
      <w:bookmarkStart w:id="7" w:name="_Toc516172807"/>
      <w:r>
        <w:t>DELIMITAÇÃO DO PROBLEMA</w:t>
      </w:r>
      <w:bookmarkEnd w:id="7"/>
    </w:p>
    <w:p w14:paraId="21424723" w14:textId="77777777" w:rsidR="002456F9" w:rsidRDefault="002456F9">
      <w:pPr>
        <w:widowControl w:val="0"/>
        <w:spacing w:after="0" w:line="360" w:lineRule="auto"/>
        <w:ind w:firstLine="709"/>
      </w:pPr>
    </w:p>
    <w:p w14:paraId="06AFDFBD" w14:textId="77777777" w:rsidR="002456F9" w:rsidRDefault="00DD7C1B">
      <w:pPr>
        <w:widowControl w:val="0"/>
        <w:tabs>
          <w:tab w:val="left" w:pos="851"/>
        </w:tabs>
        <w:spacing w:after="0" w:line="360" w:lineRule="auto"/>
        <w:ind w:firstLine="709"/>
        <w:rPr>
          <w:rFonts w:eastAsia="Times New Roman" w:cs="Times New Roman"/>
          <w:szCs w:val="24"/>
        </w:rPr>
      </w:pPr>
      <w:r>
        <w:rPr>
          <w:rFonts w:eastAsia="Times New Roman" w:cs="Times New Roman"/>
          <w:szCs w:val="24"/>
        </w:rPr>
        <w:tab/>
        <w:t>A Funerária vem enfrentando problemas relativos à organização, o sistema atual da funerária é baseado em MS-DOS e realiza apenas o cadastro de clientes. Sendo tudo feito manualmente apenas pelo teclado sem interface gráfica, dificultando assim o trabalho de tarefas básicas diárias.</w:t>
      </w:r>
    </w:p>
    <w:p w14:paraId="2426F6DB" w14:textId="77777777" w:rsidR="002456F9" w:rsidRDefault="00DD7C1B">
      <w:pPr>
        <w:pStyle w:val="Ttulo2"/>
        <w:numPr>
          <w:ilvl w:val="1"/>
          <w:numId w:val="2"/>
        </w:numPr>
      </w:pPr>
      <w:bookmarkStart w:id="8" w:name="_Toc516172808"/>
      <w:r>
        <w:lastRenderedPageBreak/>
        <w:t>JUSTIFICATIVA DA ESCOLHA DO TEMA</w:t>
      </w:r>
      <w:bookmarkEnd w:id="8"/>
    </w:p>
    <w:p w14:paraId="05D8F4F2" w14:textId="77777777" w:rsidR="002456F9" w:rsidRDefault="002456F9">
      <w:pPr>
        <w:widowControl w:val="0"/>
        <w:spacing w:after="0" w:line="360" w:lineRule="auto"/>
        <w:ind w:firstLine="709"/>
      </w:pPr>
    </w:p>
    <w:p w14:paraId="6F39A308" w14:textId="77777777" w:rsidR="002456F9" w:rsidRDefault="00DD7C1B">
      <w:pPr>
        <w:widowControl w:val="0"/>
        <w:spacing w:after="0" w:line="360" w:lineRule="auto"/>
        <w:ind w:firstLine="709"/>
      </w:pPr>
      <w:r>
        <w:t>A solução para gestão funerária foi pensada para facilitar o atendimento através de dados e regras previamente estabelecidas, que permitem ao atendente prezar pelo bem-estar do cliente, resultando em um processo mais eficiente e informações consolidadas para controladoria e gerenciamento dos processos de trabalho de uma agência funerária, permitindo análises gerenciais e tomada de decisão com maior a segurança.</w:t>
      </w:r>
    </w:p>
    <w:p w14:paraId="11304FD0" w14:textId="77777777" w:rsidR="002456F9" w:rsidRDefault="00DD7C1B">
      <w:pPr>
        <w:widowControl w:val="0"/>
        <w:spacing w:after="0" w:line="360" w:lineRule="auto"/>
        <w:ind w:firstLine="709"/>
        <w:rPr>
          <w:rFonts w:cs="Arial"/>
          <w:szCs w:val="24"/>
        </w:rPr>
      </w:pPr>
      <w:r>
        <w:rPr>
          <w:rFonts w:cs="Arial"/>
          <w:szCs w:val="24"/>
        </w:rPr>
        <w:t>A definição do tema deste projeto também é justificada a partir do crescimento e emersão constante da sociedade, combinada com as novas tecnologias e recursos gratuitos, bem como fontes de conhecimento distribuídas pela rede de internet. Além de ter uma proposta que visa facilitar ao usuário a gestão de uma empresa funerária.</w:t>
      </w:r>
    </w:p>
    <w:p w14:paraId="0572933E" w14:textId="77777777" w:rsidR="002456F9" w:rsidRDefault="00DD7C1B">
      <w:pPr>
        <w:widowControl w:val="0"/>
        <w:spacing w:after="0" w:line="360" w:lineRule="auto"/>
        <w:ind w:firstLine="709"/>
        <w:rPr>
          <w:rFonts w:cs="Arial"/>
          <w:szCs w:val="24"/>
        </w:rPr>
      </w:pPr>
      <w:r>
        <w:rPr>
          <w:rFonts w:cs="Arial"/>
          <w:szCs w:val="24"/>
        </w:rPr>
        <w:t xml:space="preserve">Além disso, segundo pesquisa e artigo disponibilizado pelo </w:t>
      </w:r>
      <w:hyperlink r:id="rId12" w:history="1">
        <w:r>
          <w:rPr>
            <w:rStyle w:val="Hyperlink"/>
            <w:rFonts w:cs="Arial"/>
            <w:color w:val="auto"/>
            <w:szCs w:val="24"/>
          </w:rPr>
          <w:t>Sebrae</w:t>
        </w:r>
        <w:r>
          <w:rPr>
            <w:rStyle w:val="Refdenotaderodap"/>
            <w:rFonts w:cs="Arial"/>
            <w:szCs w:val="24"/>
            <w:u w:val="single"/>
            <w:vertAlign w:val="baseline"/>
          </w:rPr>
          <w:footnoteReference w:id="1"/>
        </w:r>
        <w:r>
          <w:rPr>
            <w:rStyle w:val="Hyperlink"/>
            <w:rFonts w:cs="Arial"/>
            <w:color w:val="auto"/>
            <w:szCs w:val="24"/>
          </w:rPr>
          <w:t>,</w:t>
        </w:r>
      </w:hyperlink>
      <w:r>
        <w:rPr>
          <w:rFonts w:cs="Arial"/>
          <w:szCs w:val="24"/>
        </w:rPr>
        <w:t xml:space="preserve"> as funerárias hoje devem trabalhar com o conceito de que o funeral é o último grande evento social de uma pessoa e que, assim, merece ser grandioso. Por essa razão, é um mercado concorrido como outro qualquer e é sempre preciso inovar.</w:t>
      </w:r>
    </w:p>
    <w:p w14:paraId="1787593D" w14:textId="77777777" w:rsidR="002456F9" w:rsidRDefault="00DD7C1B">
      <w:pPr>
        <w:widowControl w:val="0"/>
        <w:spacing w:after="0" w:line="360" w:lineRule="auto"/>
        <w:ind w:firstLine="709"/>
        <w:rPr>
          <w:rFonts w:cs="Arial"/>
          <w:szCs w:val="24"/>
        </w:rPr>
      </w:pPr>
      <w:r>
        <w:rPr>
          <w:rFonts w:cs="Arial"/>
          <w:szCs w:val="24"/>
        </w:rPr>
        <w:t>Diante desse cenário, o mercado de funerária apresenta-se como economicamente viável, pelo menos para os que já operam nesse setor. Por isso mesmo o empreendedor que tender a ingressar nesse mercado deve ter em mente o alto nível de concorrência que terá em seu empreendimento. Sendo assim, um sistema que opere de modo a facilitar os processos funerários é mais do que uma ajuda na gestão, é uma necessidade frente à concorrência e oferta por um serviço mais ágil e eficiente.</w:t>
      </w:r>
    </w:p>
    <w:p w14:paraId="3E7736FA" w14:textId="77777777" w:rsidR="002456F9" w:rsidRDefault="002456F9">
      <w:pPr>
        <w:widowControl w:val="0"/>
        <w:spacing w:after="0" w:line="360" w:lineRule="auto"/>
        <w:ind w:firstLine="709"/>
      </w:pPr>
    </w:p>
    <w:p w14:paraId="7E84E909" w14:textId="77777777" w:rsidR="002456F9" w:rsidRDefault="00DD7C1B">
      <w:pPr>
        <w:pStyle w:val="Ttulo2"/>
        <w:numPr>
          <w:ilvl w:val="1"/>
          <w:numId w:val="2"/>
        </w:numPr>
      </w:pPr>
      <w:bookmarkStart w:id="9" w:name="_Toc516172809"/>
      <w:r>
        <w:t>MÉTODO DO TRABALHO</w:t>
      </w:r>
      <w:bookmarkEnd w:id="9"/>
    </w:p>
    <w:p w14:paraId="4BED04C4" w14:textId="77777777" w:rsidR="002456F9" w:rsidRDefault="002456F9">
      <w:pPr>
        <w:widowControl w:val="0"/>
        <w:spacing w:after="0" w:line="360" w:lineRule="auto"/>
        <w:ind w:firstLine="709"/>
      </w:pPr>
    </w:p>
    <w:p w14:paraId="5EDCAED7" w14:textId="77777777" w:rsidR="002456F9" w:rsidRDefault="00DD7C1B">
      <w:pPr>
        <w:widowControl w:val="0"/>
        <w:spacing w:after="0" w:line="360" w:lineRule="auto"/>
        <w:ind w:firstLine="709"/>
        <w:rPr>
          <w:rFonts w:eastAsia="Arial" w:cs="Arial"/>
        </w:rPr>
      </w:pPr>
      <w:r>
        <w:rPr>
          <w:rFonts w:eastAsia="Arial" w:cs="Arial"/>
        </w:rPr>
        <w:t>O método que será utilizado é o modelo conhecido como cascata, que consiste em um modelo de desenvolvimento de software sequencial no qual o desenvolvimento é visto como um fluir constante para frente (como uma cascata) através das fases de análise de requisitos, projeto, implementação, testes (validação), integração, e manutenção de software.</w:t>
      </w:r>
    </w:p>
    <w:p w14:paraId="532C4D90" w14:textId="77777777" w:rsidR="002456F9" w:rsidRDefault="00DD7C1B">
      <w:pPr>
        <w:widowControl w:val="0"/>
        <w:spacing w:after="0" w:line="360" w:lineRule="auto"/>
        <w:ind w:firstLine="709"/>
      </w:pPr>
      <w:r>
        <w:lastRenderedPageBreak/>
        <w:t>No modelo em cascata original de Royce, as seguintes fases são seguidas em perfeita ordem: Requerimento, Projeto, Construção (implementação ou codificação), Integração, Teste e depuração, Instalação, Manutenção de software.</w:t>
      </w:r>
    </w:p>
    <w:p w14:paraId="65A876E2" w14:textId="77777777" w:rsidR="002456F9" w:rsidRDefault="00DD7C1B">
      <w:pPr>
        <w:widowControl w:val="0"/>
        <w:spacing w:after="0" w:line="360" w:lineRule="auto"/>
        <w:ind w:firstLine="709"/>
      </w:pPr>
      <w:r>
        <w:t>O sistema deverá ser desenvolvido na linguagem de programação Java, com a utilização da ferramenta NetBeans. A modelagem utilizada será a orientada a objetos, com base na UML (Unified Modeling Language), e o banco de dados será feito com auxílio do SGBD (Sistema Gerenciador de Banco de Dados) MySQL.</w:t>
      </w:r>
    </w:p>
    <w:p w14:paraId="0AE5B9AF" w14:textId="77777777" w:rsidR="002456F9" w:rsidRDefault="002456F9">
      <w:pPr>
        <w:widowControl w:val="0"/>
        <w:spacing w:after="0" w:line="360" w:lineRule="auto"/>
        <w:ind w:firstLine="709"/>
      </w:pPr>
    </w:p>
    <w:p w14:paraId="2A113289" w14:textId="77777777" w:rsidR="002456F9" w:rsidRDefault="00DD7C1B">
      <w:pPr>
        <w:pStyle w:val="Ttulo2"/>
        <w:numPr>
          <w:ilvl w:val="1"/>
          <w:numId w:val="2"/>
        </w:numPr>
      </w:pPr>
      <w:bookmarkStart w:id="10" w:name="_Toc516172810"/>
      <w:r>
        <w:t>ORGANIZAÇÃO DO TRABALHO</w:t>
      </w:r>
      <w:bookmarkEnd w:id="10"/>
    </w:p>
    <w:p w14:paraId="70CC81F1" w14:textId="77777777" w:rsidR="002456F9" w:rsidRDefault="002456F9">
      <w:pPr>
        <w:widowControl w:val="0"/>
        <w:spacing w:line="360" w:lineRule="auto"/>
        <w:ind w:firstLine="709"/>
      </w:pPr>
    </w:p>
    <w:p w14:paraId="70A1E206" w14:textId="77777777" w:rsidR="002456F9" w:rsidRDefault="00DD7C1B">
      <w:pPr>
        <w:widowControl w:val="0"/>
        <w:spacing w:after="0" w:line="360" w:lineRule="auto"/>
        <w:ind w:firstLine="709"/>
      </w:pPr>
      <w:r>
        <w:t xml:space="preserve">O primeiro capítulo refere-se à introdução, enfatizando a contextualização, resumo do projeto, os objetivos, a justificativa do trabalho, explicando quais os motivos que levaram a elaboração do mesmo e as características do projeto. </w:t>
      </w:r>
    </w:p>
    <w:p w14:paraId="0D68FA8A" w14:textId="77777777" w:rsidR="002456F9" w:rsidRDefault="00DD7C1B">
      <w:pPr>
        <w:widowControl w:val="0"/>
        <w:spacing w:after="0" w:line="360" w:lineRule="auto"/>
        <w:ind w:firstLine="709"/>
      </w:pPr>
      <w:r>
        <w:t>O segundo capítulo refere-se à descrição geral do sistema, trata da elaboração do script do projeto com as suas especificações em relação aos recursos que serão disponibilizados pelo mesmo.</w:t>
      </w:r>
    </w:p>
    <w:p w14:paraId="0F604B70" w14:textId="77777777" w:rsidR="002456F9" w:rsidRDefault="00DD7C1B">
      <w:pPr>
        <w:widowControl w:val="0"/>
        <w:spacing w:after="0" w:line="360" w:lineRule="auto"/>
        <w:ind w:firstLine="709"/>
      </w:pPr>
      <w:r>
        <w:t>O terceiro capítulo aborda os requisitos do sistema, funcionais e não funcionais. Por fim, o último capítulo, apresenta a descrição lógica do sistema representado em diagramas e ilustração da interface do software.</w:t>
      </w:r>
    </w:p>
    <w:p w14:paraId="7C3AD037" w14:textId="77777777" w:rsidR="002456F9" w:rsidRDefault="002456F9">
      <w:pPr>
        <w:widowControl w:val="0"/>
        <w:spacing w:after="0" w:line="360" w:lineRule="auto"/>
        <w:ind w:firstLine="709"/>
      </w:pPr>
    </w:p>
    <w:p w14:paraId="7752C796" w14:textId="77777777" w:rsidR="002456F9" w:rsidRDefault="00DD7C1B">
      <w:pPr>
        <w:pStyle w:val="Ttulo2"/>
        <w:numPr>
          <w:ilvl w:val="1"/>
          <w:numId w:val="2"/>
        </w:numPr>
      </w:pPr>
      <w:bookmarkStart w:id="11" w:name="_Toc516172811"/>
      <w:r>
        <w:t>GLOSSÁRIO</w:t>
      </w:r>
      <w:bookmarkEnd w:id="11"/>
    </w:p>
    <w:p w14:paraId="3DBFBE34" w14:textId="77777777" w:rsidR="002456F9" w:rsidRDefault="002456F9">
      <w:pPr>
        <w:widowControl w:val="0"/>
        <w:spacing w:line="360" w:lineRule="auto"/>
        <w:ind w:firstLine="709"/>
      </w:pPr>
    </w:p>
    <w:p w14:paraId="7FF09C57" w14:textId="77777777" w:rsidR="002456F9" w:rsidRDefault="00DD7C1B">
      <w:pPr>
        <w:widowControl w:val="0"/>
        <w:spacing w:line="360" w:lineRule="auto"/>
        <w:ind w:firstLine="709"/>
        <w:rPr>
          <w:rFonts w:cs="Arial"/>
          <w:szCs w:val="28"/>
        </w:rPr>
      </w:pPr>
      <w:r>
        <w:rPr>
          <w:rFonts w:cs="Arial"/>
          <w:szCs w:val="28"/>
        </w:rPr>
        <w:t>Enterro: Colocar embaixo da terra. Colocar o corpo da pessoa falecida na cova e cobrir com terra.</w:t>
      </w:r>
    </w:p>
    <w:p w14:paraId="4CAAB270" w14:textId="77777777" w:rsidR="002456F9" w:rsidRDefault="00DD7C1B">
      <w:pPr>
        <w:widowControl w:val="0"/>
        <w:spacing w:line="360" w:lineRule="auto"/>
        <w:ind w:firstLine="709"/>
        <w:rPr>
          <w:rFonts w:cs="Arial"/>
          <w:szCs w:val="28"/>
        </w:rPr>
      </w:pPr>
      <w:r>
        <w:rPr>
          <w:rFonts w:cs="Arial"/>
          <w:szCs w:val="28"/>
        </w:rPr>
        <w:t>Funeral: Cerimônia religiosa ou não, tradicionalmente adotada para a despedida de uma pessoa logo após sua morte. Terminado o funeral, o caixão como o corpo é enterrado ou cremado.</w:t>
      </w:r>
    </w:p>
    <w:p w14:paraId="4B8C3DD7" w14:textId="77777777" w:rsidR="002456F9" w:rsidRDefault="00DD7C1B">
      <w:pPr>
        <w:widowControl w:val="0"/>
        <w:spacing w:line="360" w:lineRule="auto"/>
        <w:ind w:firstLine="709"/>
        <w:rPr>
          <w:rFonts w:cs="Arial"/>
          <w:szCs w:val="28"/>
        </w:rPr>
      </w:pPr>
      <w:r>
        <w:rPr>
          <w:rFonts w:cs="Arial"/>
          <w:szCs w:val="28"/>
        </w:rPr>
        <w:t>Óbito: Falecimento ou morte de pessoa; passamento.</w:t>
      </w:r>
    </w:p>
    <w:p w14:paraId="5E2D4210" w14:textId="77777777" w:rsidR="002456F9" w:rsidRDefault="00DD7C1B">
      <w:pPr>
        <w:widowControl w:val="0"/>
        <w:spacing w:line="360" w:lineRule="auto"/>
        <w:ind w:firstLine="709"/>
        <w:rPr>
          <w:rFonts w:cs="Arial"/>
          <w:szCs w:val="28"/>
        </w:rPr>
      </w:pPr>
      <w:r>
        <w:rPr>
          <w:rFonts w:cs="Arial"/>
          <w:szCs w:val="28"/>
        </w:rPr>
        <w:t>Urna funerária: Caixa ou recipiente resistente e impermeável, provido em seu interior de material absorvente, usada para acondicionamento e transporte de restos mortais humanos.</w:t>
      </w:r>
    </w:p>
    <w:p w14:paraId="094C3B4E" w14:textId="77777777" w:rsidR="002456F9" w:rsidRDefault="00DD7C1B">
      <w:pPr>
        <w:pStyle w:val="Ttulo1"/>
        <w:numPr>
          <w:ilvl w:val="0"/>
          <w:numId w:val="2"/>
        </w:numPr>
        <w:jc w:val="both"/>
      </w:pPr>
      <w:bookmarkStart w:id="12" w:name="_Toc516172812"/>
      <w:r>
        <w:lastRenderedPageBreak/>
        <w:t>DESCRIÇÃO GERAL DO SISTEMA</w:t>
      </w:r>
      <w:bookmarkEnd w:id="12"/>
    </w:p>
    <w:p w14:paraId="4C8BCA7F" w14:textId="77777777" w:rsidR="002456F9" w:rsidRDefault="002456F9">
      <w:pPr>
        <w:widowControl w:val="0"/>
        <w:spacing w:line="360" w:lineRule="auto"/>
        <w:ind w:firstLine="709"/>
      </w:pPr>
    </w:p>
    <w:p w14:paraId="29E43597" w14:textId="77777777" w:rsidR="002456F9" w:rsidRDefault="00DD7C1B">
      <w:pPr>
        <w:widowControl w:val="0"/>
        <w:spacing w:after="0" w:line="360" w:lineRule="auto"/>
        <w:ind w:firstLine="709"/>
      </w:pPr>
      <w:r>
        <w:t xml:space="preserve">Neste capitulo estão abordados a fundamentação teórica necessária para o desenvolvimento deste projeto, além de componentes que serão utilizados e que precisam de um maior conhecimento acerca de sua composição e aprofundamento. </w:t>
      </w:r>
    </w:p>
    <w:p w14:paraId="32E8B853" w14:textId="77777777" w:rsidR="002456F9" w:rsidRDefault="002456F9">
      <w:pPr>
        <w:widowControl w:val="0"/>
        <w:spacing w:after="0" w:line="360" w:lineRule="auto"/>
        <w:ind w:firstLine="709"/>
      </w:pPr>
    </w:p>
    <w:p w14:paraId="24F41328" w14:textId="77777777" w:rsidR="002456F9" w:rsidRDefault="00DD7C1B">
      <w:pPr>
        <w:widowControl w:val="0"/>
        <w:spacing w:after="0" w:line="360" w:lineRule="auto"/>
        <w:ind w:firstLine="709"/>
      </w:pPr>
      <w:r>
        <w:t>O software de gestão será responsável pelo gerenciamento de contas, controle de pagamentos a fornecedores, controle de estoque de urnas e materiais, controle financeiro, cadastramento de planos, clientes, dependentes, funcionários, e outros serviços que o sistema oferece, como citado no capítulo 1 do presente documento.</w:t>
      </w:r>
    </w:p>
    <w:p w14:paraId="428FB88D" w14:textId="77777777" w:rsidR="002456F9" w:rsidRDefault="002456F9">
      <w:pPr>
        <w:widowControl w:val="0"/>
        <w:spacing w:after="0" w:line="360" w:lineRule="auto"/>
        <w:ind w:firstLine="709"/>
      </w:pPr>
    </w:p>
    <w:p w14:paraId="1EA7DCF4" w14:textId="77777777" w:rsidR="002456F9" w:rsidRDefault="00DD7C1B">
      <w:pPr>
        <w:pStyle w:val="Ttulo2"/>
        <w:numPr>
          <w:ilvl w:val="1"/>
          <w:numId w:val="2"/>
        </w:numPr>
      </w:pPr>
      <w:bookmarkStart w:id="13" w:name="_Toc516172813"/>
      <w:r>
        <w:t>DESCRIÇÃO DO PROBLEMA</w:t>
      </w:r>
      <w:bookmarkEnd w:id="13"/>
    </w:p>
    <w:p w14:paraId="28D44D6A" w14:textId="77777777" w:rsidR="002456F9" w:rsidRDefault="002456F9">
      <w:pPr>
        <w:widowControl w:val="0"/>
        <w:spacing w:after="0" w:line="360" w:lineRule="auto"/>
        <w:ind w:firstLine="709"/>
      </w:pPr>
    </w:p>
    <w:p w14:paraId="73AAAE00" w14:textId="77777777" w:rsidR="002456F9" w:rsidRDefault="00DD7C1B">
      <w:pPr>
        <w:widowControl w:val="0"/>
        <w:spacing w:after="0" w:line="360" w:lineRule="auto"/>
        <w:ind w:firstLine="709"/>
      </w:pPr>
      <w:r>
        <w:t>O projeto presente propõe melhorias no atendimento e na gestão das atividades de uma agência funerária, automatizando os processos, sendo que suas melhorias estão descritas no capítulo 1.4 deste documento.</w:t>
      </w:r>
    </w:p>
    <w:p w14:paraId="75E235AD" w14:textId="77777777" w:rsidR="002456F9" w:rsidRDefault="002456F9">
      <w:pPr>
        <w:widowControl w:val="0"/>
        <w:spacing w:after="0" w:line="360" w:lineRule="auto"/>
        <w:ind w:firstLine="709"/>
      </w:pPr>
    </w:p>
    <w:p w14:paraId="02321B79" w14:textId="77777777" w:rsidR="002456F9" w:rsidRDefault="00DD7C1B">
      <w:pPr>
        <w:pStyle w:val="Ttulo2"/>
        <w:numPr>
          <w:ilvl w:val="1"/>
          <w:numId w:val="2"/>
        </w:numPr>
      </w:pPr>
      <w:bookmarkStart w:id="14" w:name="_Toc516172814"/>
      <w:r>
        <w:t>OBJETIVO DO SISTEMA</w:t>
      </w:r>
      <w:bookmarkEnd w:id="14"/>
    </w:p>
    <w:p w14:paraId="57549A8B" w14:textId="77777777" w:rsidR="002456F9" w:rsidRDefault="002456F9">
      <w:pPr>
        <w:widowControl w:val="0"/>
        <w:spacing w:line="360" w:lineRule="auto"/>
        <w:ind w:firstLine="709"/>
      </w:pPr>
    </w:p>
    <w:p w14:paraId="63B99911" w14:textId="77777777" w:rsidR="002456F9" w:rsidRDefault="00DD7C1B">
      <w:pPr>
        <w:pStyle w:val="PargrafodaLista"/>
        <w:widowControl w:val="0"/>
        <w:spacing w:line="360" w:lineRule="auto"/>
        <w:ind w:left="360" w:firstLine="709"/>
        <w:contextualSpacing w:val="0"/>
        <w:rPr>
          <w:rFonts w:eastAsia="Times New Roman" w:cs="Times New Roman"/>
          <w:szCs w:val="24"/>
        </w:rPr>
      </w:pPr>
      <w:r>
        <w:rPr>
          <w:rFonts w:eastAsia="Times New Roman" w:cs="Times New Roman"/>
          <w:szCs w:val="24"/>
        </w:rPr>
        <w:t>O objetivo do sistema é apresentar um software que visa controlar as principais funções de uma funerária como: gerenciamento de contratos, controle de estoque de materiais e pagamentos de mensalidades, permitindo um fácil entendimento pelo usuário do sistema.</w:t>
      </w:r>
    </w:p>
    <w:p w14:paraId="62321876" w14:textId="77777777" w:rsidR="002456F9" w:rsidRDefault="002456F9">
      <w:pPr>
        <w:pStyle w:val="PargrafodaLista"/>
        <w:widowControl w:val="0"/>
        <w:spacing w:line="360" w:lineRule="auto"/>
        <w:ind w:left="360" w:firstLine="709"/>
        <w:contextualSpacing w:val="0"/>
        <w:rPr>
          <w:rFonts w:eastAsia="Times New Roman" w:cs="Times New Roman"/>
          <w:szCs w:val="24"/>
        </w:rPr>
      </w:pPr>
    </w:p>
    <w:p w14:paraId="36E1474D" w14:textId="77777777" w:rsidR="002456F9" w:rsidRDefault="00DD7C1B">
      <w:pPr>
        <w:pStyle w:val="Ttulo2"/>
        <w:numPr>
          <w:ilvl w:val="1"/>
          <w:numId w:val="2"/>
        </w:numPr>
      </w:pPr>
      <w:bookmarkStart w:id="15" w:name="_Toc516172815"/>
      <w:r>
        <w:t>PRINCIPAIS ENVOLVIDOS E SUAS CARACTERÍSTICAS</w:t>
      </w:r>
      <w:bookmarkEnd w:id="15"/>
    </w:p>
    <w:p w14:paraId="7B79260B" w14:textId="77777777" w:rsidR="002456F9" w:rsidRDefault="002456F9">
      <w:pPr>
        <w:widowControl w:val="0"/>
        <w:spacing w:after="0" w:line="360" w:lineRule="auto"/>
        <w:ind w:firstLine="709"/>
      </w:pPr>
    </w:p>
    <w:p w14:paraId="71B5625D" w14:textId="77777777" w:rsidR="002456F9" w:rsidRDefault="00DD7C1B">
      <w:pPr>
        <w:widowControl w:val="0"/>
        <w:spacing w:after="0" w:line="360" w:lineRule="auto"/>
        <w:ind w:firstLine="709"/>
      </w:pPr>
      <w:r>
        <w:t>Os principais envolvidos são: Administrador, Funcionários e o Software. Suas respectivas características são: o usuário escolhe uma função apresentada pelo sistema (cadastrar, consultar, alterar,excluir, etc.) e faz a operação desejada de seu trabalho no sistema.</w:t>
      </w:r>
    </w:p>
    <w:p w14:paraId="568B790D" w14:textId="77777777" w:rsidR="002456F9" w:rsidRDefault="002456F9">
      <w:pPr>
        <w:widowControl w:val="0"/>
        <w:spacing w:after="0" w:line="360" w:lineRule="auto"/>
        <w:ind w:firstLine="709"/>
      </w:pPr>
    </w:p>
    <w:p w14:paraId="3FAFDDE3" w14:textId="77777777" w:rsidR="002456F9" w:rsidRDefault="002456F9">
      <w:pPr>
        <w:widowControl w:val="0"/>
        <w:spacing w:after="0" w:line="360" w:lineRule="auto"/>
        <w:ind w:firstLine="709"/>
      </w:pPr>
    </w:p>
    <w:p w14:paraId="58E01219" w14:textId="77777777" w:rsidR="002456F9" w:rsidRDefault="00DD7C1B">
      <w:pPr>
        <w:pStyle w:val="Ttulo3"/>
        <w:numPr>
          <w:ilvl w:val="2"/>
          <w:numId w:val="2"/>
        </w:numPr>
        <w:rPr>
          <w:rFonts w:cs="Arial"/>
        </w:rPr>
      </w:pPr>
      <w:bookmarkStart w:id="16" w:name="_Toc516172816"/>
      <w:r>
        <w:rPr>
          <w:rFonts w:cs="Arial"/>
        </w:rPr>
        <w:lastRenderedPageBreak/>
        <w:t>USUÁRIOS DO SISTEMA</w:t>
      </w:r>
      <w:bookmarkEnd w:id="16"/>
    </w:p>
    <w:p w14:paraId="2723319C" w14:textId="77777777" w:rsidR="002456F9" w:rsidRDefault="002456F9">
      <w:pPr>
        <w:widowControl w:val="0"/>
        <w:spacing w:line="360" w:lineRule="auto"/>
        <w:ind w:firstLine="709"/>
      </w:pPr>
    </w:p>
    <w:p w14:paraId="0C32F010" w14:textId="77777777" w:rsidR="002456F9" w:rsidRDefault="00DD7C1B">
      <w:pPr>
        <w:widowControl w:val="0"/>
        <w:spacing w:after="0" w:line="360" w:lineRule="auto"/>
        <w:ind w:firstLine="709"/>
      </w:pPr>
      <w:r>
        <w:t>Os usuários desse sistema são proprietário e funcionários da agência funerária Bom Jesus, que terão acesso para controle e gestão do ambiente profissional.</w:t>
      </w:r>
    </w:p>
    <w:p w14:paraId="193046BE" w14:textId="77777777" w:rsidR="002456F9" w:rsidRDefault="002456F9">
      <w:pPr>
        <w:widowControl w:val="0"/>
        <w:spacing w:after="0" w:line="360" w:lineRule="auto"/>
        <w:ind w:firstLine="709"/>
      </w:pPr>
    </w:p>
    <w:p w14:paraId="6C16B1F3" w14:textId="77777777" w:rsidR="002456F9" w:rsidRDefault="00DD7C1B">
      <w:pPr>
        <w:pStyle w:val="Ttulo3"/>
        <w:numPr>
          <w:ilvl w:val="2"/>
          <w:numId w:val="2"/>
        </w:numPr>
        <w:rPr>
          <w:rFonts w:cs="Arial"/>
        </w:rPr>
      </w:pPr>
      <w:bookmarkStart w:id="17" w:name="_Toc516172817"/>
      <w:r>
        <w:rPr>
          <w:rFonts w:cs="Arial"/>
        </w:rPr>
        <w:t>DESENVOLVEDORES DO SISTEMA</w:t>
      </w:r>
      <w:bookmarkEnd w:id="17"/>
    </w:p>
    <w:p w14:paraId="3DB5A9B1" w14:textId="77777777" w:rsidR="002456F9" w:rsidRDefault="002456F9">
      <w:pPr>
        <w:widowControl w:val="0"/>
        <w:spacing w:after="0" w:line="360" w:lineRule="auto"/>
        <w:ind w:firstLine="709"/>
      </w:pPr>
    </w:p>
    <w:p w14:paraId="7D3BD339" w14:textId="77777777" w:rsidR="002456F9" w:rsidRDefault="00DD7C1B">
      <w:pPr>
        <w:widowControl w:val="0"/>
        <w:spacing w:after="0" w:line="360" w:lineRule="auto"/>
        <w:ind w:firstLine="709"/>
      </w:pPr>
      <w:r>
        <w:t xml:space="preserve">Alunos da Fatec Ourinhos do curso de Análise e Desenvolvimento de Sistemas, período noturno: </w:t>
      </w:r>
      <w:r>
        <w:rPr>
          <w:rFonts w:cs="Arial"/>
          <w:shd w:val="clear" w:color="auto" w:fill="FFFFFF"/>
        </w:rPr>
        <w:t xml:space="preserve">Denilson Perez Junior (0210481623013), </w:t>
      </w:r>
      <w:r>
        <w:t>Gabriel da Silva Pereira (0210481623032); Lucas Duarte de Aquino (</w:t>
      </w:r>
      <w:r>
        <w:rPr>
          <w:rFonts w:cs="Arial"/>
          <w:shd w:val="clear" w:color="auto" w:fill="FFFFFF"/>
        </w:rPr>
        <w:t>021048172304); Luiz Henrique Dias Teixeira (0210481613041), além do auxílio da professora da disciplina e o próprio cliente.</w:t>
      </w:r>
    </w:p>
    <w:p w14:paraId="7B232F6F" w14:textId="77777777" w:rsidR="002456F9" w:rsidRDefault="002456F9">
      <w:pPr>
        <w:widowControl w:val="0"/>
        <w:spacing w:line="360" w:lineRule="auto"/>
        <w:ind w:firstLine="709"/>
        <w:rPr>
          <w:rFonts w:cs="Arial"/>
          <w:szCs w:val="28"/>
        </w:rPr>
      </w:pPr>
    </w:p>
    <w:p w14:paraId="0FDFADBD" w14:textId="77777777" w:rsidR="002456F9" w:rsidRDefault="002456F9">
      <w:pPr>
        <w:widowControl w:val="0"/>
        <w:spacing w:line="360" w:lineRule="auto"/>
        <w:ind w:firstLine="709"/>
        <w:rPr>
          <w:rFonts w:cs="Arial"/>
          <w:szCs w:val="28"/>
        </w:rPr>
      </w:pPr>
    </w:p>
    <w:p w14:paraId="1318DB3E" w14:textId="77777777" w:rsidR="002456F9" w:rsidRDefault="002456F9">
      <w:pPr>
        <w:widowControl w:val="0"/>
        <w:spacing w:line="360" w:lineRule="auto"/>
        <w:ind w:firstLine="709"/>
        <w:rPr>
          <w:rFonts w:cs="Arial"/>
          <w:szCs w:val="28"/>
        </w:rPr>
      </w:pPr>
    </w:p>
    <w:p w14:paraId="3B9F9A1D" w14:textId="77777777" w:rsidR="002456F9" w:rsidRDefault="002456F9">
      <w:pPr>
        <w:widowControl w:val="0"/>
        <w:spacing w:line="360" w:lineRule="auto"/>
        <w:ind w:firstLine="709"/>
        <w:rPr>
          <w:rFonts w:cs="Arial"/>
          <w:szCs w:val="28"/>
        </w:rPr>
      </w:pPr>
    </w:p>
    <w:p w14:paraId="74E81409" w14:textId="77777777" w:rsidR="002456F9" w:rsidRDefault="002456F9">
      <w:pPr>
        <w:widowControl w:val="0"/>
        <w:spacing w:line="360" w:lineRule="auto"/>
        <w:ind w:firstLine="709"/>
        <w:rPr>
          <w:rFonts w:cs="Arial"/>
          <w:szCs w:val="28"/>
        </w:rPr>
      </w:pPr>
    </w:p>
    <w:p w14:paraId="0655A4BE" w14:textId="77777777" w:rsidR="002456F9" w:rsidRDefault="002456F9">
      <w:pPr>
        <w:widowControl w:val="0"/>
        <w:spacing w:line="360" w:lineRule="auto"/>
        <w:ind w:firstLine="709"/>
        <w:rPr>
          <w:rFonts w:cs="Arial"/>
          <w:szCs w:val="28"/>
        </w:rPr>
      </w:pPr>
    </w:p>
    <w:p w14:paraId="1E9DD016" w14:textId="77777777" w:rsidR="002456F9" w:rsidRDefault="002456F9">
      <w:pPr>
        <w:widowControl w:val="0"/>
        <w:spacing w:line="360" w:lineRule="auto"/>
        <w:ind w:firstLine="709"/>
        <w:rPr>
          <w:rFonts w:cs="Arial"/>
          <w:szCs w:val="28"/>
        </w:rPr>
      </w:pPr>
    </w:p>
    <w:p w14:paraId="2744A546" w14:textId="77777777" w:rsidR="002456F9" w:rsidRDefault="002456F9">
      <w:pPr>
        <w:widowControl w:val="0"/>
        <w:spacing w:line="360" w:lineRule="auto"/>
        <w:ind w:firstLine="709"/>
        <w:rPr>
          <w:rFonts w:cs="Arial"/>
          <w:szCs w:val="28"/>
        </w:rPr>
      </w:pPr>
    </w:p>
    <w:p w14:paraId="0F853AA3" w14:textId="77777777" w:rsidR="002456F9" w:rsidRDefault="002456F9">
      <w:pPr>
        <w:widowControl w:val="0"/>
        <w:spacing w:line="360" w:lineRule="auto"/>
        <w:ind w:firstLine="709"/>
        <w:rPr>
          <w:rFonts w:cs="Arial"/>
          <w:szCs w:val="28"/>
        </w:rPr>
      </w:pPr>
    </w:p>
    <w:p w14:paraId="05272848" w14:textId="77777777" w:rsidR="002456F9" w:rsidRDefault="00DD7C1B">
      <w:pPr>
        <w:widowControl w:val="0"/>
        <w:spacing w:line="360" w:lineRule="auto"/>
        <w:ind w:firstLine="709"/>
        <w:rPr>
          <w:rFonts w:cs="Arial"/>
          <w:szCs w:val="28"/>
        </w:rPr>
      </w:pPr>
      <w:r>
        <w:rPr>
          <w:rFonts w:cs="Arial"/>
          <w:szCs w:val="28"/>
        </w:rPr>
        <w:br w:type="page"/>
      </w:r>
    </w:p>
    <w:p w14:paraId="4A40F3F3" w14:textId="77777777" w:rsidR="002456F9" w:rsidRDefault="00DD7C1B">
      <w:pPr>
        <w:pStyle w:val="Ttulo1"/>
        <w:numPr>
          <w:ilvl w:val="0"/>
          <w:numId w:val="2"/>
        </w:numPr>
        <w:jc w:val="both"/>
      </w:pPr>
      <w:bookmarkStart w:id="18" w:name="_Toc516172818"/>
      <w:r>
        <w:lastRenderedPageBreak/>
        <w:t>REQUISITOS DO SISTEMA</w:t>
      </w:r>
      <w:bookmarkEnd w:id="18"/>
    </w:p>
    <w:p w14:paraId="38DB880C" w14:textId="77777777" w:rsidR="002456F9" w:rsidRDefault="002456F9">
      <w:pPr>
        <w:pStyle w:val="EstiloNormalGrandeesquerda"/>
        <w:keepNext w:val="0"/>
        <w:widowControl w:val="0"/>
        <w:ind w:firstLine="709"/>
        <w:jc w:val="both"/>
        <w:rPr>
          <w:b w:val="0"/>
          <w:caps w:val="0"/>
          <w:szCs w:val="28"/>
        </w:rPr>
      </w:pPr>
    </w:p>
    <w:p w14:paraId="58FEF4DF" w14:textId="77777777" w:rsidR="002456F9" w:rsidRDefault="00DD7C1B">
      <w:pPr>
        <w:pStyle w:val="EstiloNormalGrandeesquerda"/>
        <w:keepNext w:val="0"/>
        <w:widowControl w:val="0"/>
        <w:ind w:firstLine="709"/>
        <w:jc w:val="both"/>
        <w:rPr>
          <w:b w:val="0"/>
          <w:caps w:val="0"/>
          <w:szCs w:val="24"/>
        </w:rPr>
      </w:pPr>
      <w:r>
        <w:rPr>
          <w:b w:val="0"/>
          <w:caps w:val="0"/>
          <w:szCs w:val="24"/>
        </w:rPr>
        <w:t>Este capítulo tem como objetivo descrever os requisitos de sistemas.</w:t>
      </w:r>
    </w:p>
    <w:p w14:paraId="4804F7E9" w14:textId="77777777" w:rsidR="002456F9" w:rsidRDefault="002456F9">
      <w:pPr>
        <w:pStyle w:val="Ttulo2"/>
        <w:rPr>
          <w:rFonts w:eastAsia="Times New Roman" w:cs="Times New Roman"/>
          <w:bCs/>
          <w:szCs w:val="24"/>
        </w:rPr>
      </w:pPr>
    </w:p>
    <w:p w14:paraId="01A78AE0" w14:textId="77777777" w:rsidR="002456F9" w:rsidRDefault="00DD7C1B">
      <w:pPr>
        <w:pStyle w:val="Ttulo2"/>
        <w:numPr>
          <w:ilvl w:val="1"/>
          <w:numId w:val="2"/>
        </w:numPr>
      </w:pPr>
      <w:bookmarkStart w:id="19" w:name="_Toc516172819"/>
      <w:r>
        <w:t>REQUISITOS FUNCIONAIS</w:t>
      </w:r>
      <w:bookmarkEnd w:id="19"/>
    </w:p>
    <w:p w14:paraId="13877610" w14:textId="77777777" w:rsidR="002456F9" w:rsidRDefault="002456F9">
      <w:pPr>
        <w:pStyle w:val="EstiloNormalGrandeesquerda"/>
        <w:keepNext w:val="0"/>
        <w:widowControl w:val="0"/>
        <w:ind w:firstLine="709"/>
        <w:jc w:val="both"/>
        <w:rPr>
          <w:b w:val="0"/>
          <w:caps w:val="0"/>
        </w:rPr>
      </w:pPr>
    </w:p>
    <w:p w14:paraId="4EC9109D" w14:textId="77777777" w:rsidR="002456F9" w:rsidRDefault="00DD7C1B">
      <w:pPr>
        <w:pStyle w:val="EstiloNormalGrandeesquerda"/>
        <w:keepNext w:val="0"/>
        <w:widowControl w:val="0"/>
        <w:ind w:firstLine="709"/>
        <w:jc w:val="both"/>
        <w:rPr>
          <w:b w:val="0"/>
          <w:caps w:val="0"/>
        </w:rPr>
      </w:pPr>
      <w:r>
        <w:rPr>
          <w:b w:val="0"/>
          <w:caps w:val="0"/>
        </w:rPr>
        <w:t>Os requisitos funcionais descrevem a funcionalidade ou os serviços que se espera que o sistema realize em benefício dos usuários (PAULA FILHO, 2000). Os requisitos funcionais são declarações de funções que o sistema deve fornecer como o sistema deve reagir a entradas específicas e como deve se comportar em determinadas situações. Em alguns casos os requisitos funcionais podem também explicitamente declarar o que o sistema não deve fazer. (SOMMERVILLE, 2003).</w:t>
      </w:r>
    </w:p>
    <w:p w14:paraId="128F4359" w14:textId="77777777" w:rsidR="002456F9" w:rsidRDefault="002456F9">
      <w:pPr>
        <w:pStyle w:val="EstiloNormalGrandeesquerda"/>
        <w:keepNext w:val="0"/>
        <w:widowControl w:val="0"/>
        <w:ind w:firstLine="709"/>
        <w:jc w:val="both"/>
        <w:rPr>
          <w:b w:val="0"/>
          <w:caps w:val="0"/>
        </w:rPr>
      </w:pPr>
    </w:p>
    <w:p w14:paraId="1D176322" w14:textId="77777777" w:rsidR="002456F9" w:rsidRDefault="00DD7C1B">
      <w:pPr>
        <w:pStyle w:val="EstiloNormalGrandeesquerda"/>
        <w:keepNext w:val="0"/>
        <w:widowControl w:val="0"/>
        <w:ind w:firstLine="709"/>
        <w:jc w:val="both"/>
        <w:rPr>
          <w:b w:val="0"/>
          <w:caps w:val="0"/>
        </w:rPr>
      </w:pPr>
      <w:r>
        <w:rPr>
          <w:b w:val="0"/>
          <w:caps w:val="0"/>
        </w:rPr>
        <w:t>OBSERVAÇÃO:</w:t>
      </w:r>
    </w:p>
    <w:p w14:paraId="2542D2DD" w14:textId="77777777" w:rsidR="002456F9" w:rsidRDefault="00DD7C1B">
      <w:pPr>
        <w:pStyle w:val="EstiloNormalGrandeesquerda"/>
        <w:keepNext w:val="0"/>
        <w:widowControl w:val="0"/>
        <w:numPr>
          <w:ilvl w:val="0"/>
          <w:numId w:val="3"/>
        </w:numPr>
        <w:ind w:left="0" w:firstLine="709"/>
        <w:jc w:val="both"/>
        <w:rPr>
          <w:b w:val="0"/>
          <w:caps w:val="0"/>
        </w:rPr>
      </w:pPr>
      <w:r>
        <w:rPr>
          <w:b w:val="0"/>
          <w:caps w:val="0"/>
        </w:rPr>
        <w:t>Os campos marcados com * são de preenchimento obrigatório.</w:t>
      </w:r>
    </w:p>
    <w:p w14:paraId="0FA03504" w14:textId="77777777" w:rsidR="002456F9" w:rsidRDefault="002456F9">
      <w:pPr>
        <w:pStyle w:val="EstiloNormalGrandeesquerda"/>
        <w:keepNext w:val="0"/>
        <w:widowControl w:val="0"/>
        <w:jc w:val="both"/>
        <w:rPr>
          <w:b w:val="0"/>
          <w:caps w:val="0"/>
        </w:rPr>
      </w:pPr>
    </w:p>
    <w:p w14:paraId="101E8DEF" w14:textId="77777777" w:rsidR="002456F9" w:rsidRDefault="00DD7C1B">
      <w:pPr>
        <w:pStyle w:val="EstiloNormalGrandeesquerda"/>
        <w:keepNext w:val="0"/>
        <w:widowControl w:val="0"/>
        <w:ind w:left="113"/>
        <w:jc w:val="both"/>
        <w:rPr>
          <w:b w:val="0"/>
        </w:rPr>
      </w:pPr>
      <w:r>
        <w:rPr>
          <w:b w:val="0"/>
        </w:rPr>
        <w:t xml:space="preserve">rf01: </w:t>
      </w:r>
      <w:r>
        <w:rPr>
          <w:b w:val="0"/>
          <w:caps w:val="0"/>
        </w:rPr>
        <w:t>EFETUAR LOGIN</w:t>
      </w:r>
    </w:p>
    <w:p w14:paraId="7F37B521" w14:textId="77777777" w:rsidR="002456F9" w:rsidRDefault="00DD7C1B">
      <w:pPr>
        <w:pStyle w:val="EstiloNormalGrandeesquerda"/>
        <w:keepNext w:val="0"/>
        <w:widowControl w:val="0"/>
        <w:numPr>
          <w:ilvl w:val="1"/>
          <w:numId w:val="1"/>
        </w:numPr>
        <w:jc w:val="both"/>
        <w:rPr>
          <w:b w:val="0"/>
          <w:caps w:val="0"/>
        </w:rPr>
      </w:pPr>
      <w:r>
        <w:rPr>
          <w:b w:val="0"/>
          <w:caps w:val="0"/>
        </w:rPr>
        <w:t>O sistema deverá exigir o login de acesso para o usuário entrar no sistema.</w:t>
      </w:r>
    </w:p>
    <w:p w14:paraId="172CB2BE" w14:textId="77777777" w:rsidR="002456F9" w:rsidRDefault="00DD7C1B">
      <w:pPr>
        <w:pStyle w:val="EstiloNormalGrandeesquerda"/>
        <w:keepNext w:val="0"/>
        <w:widowControl w:val="0"/>
        <w:numPr>
          <w:ilvl w:val="2"/>
          <w:numId w:val="1"/>
        </w:numPr>
        <w:jc w:val="both"/>
        <w:rPr>
          <w:b w:val="0"/>
          <w:caps w:val="0"/>
        </w:rPr>
      </w:pPr>
      <w:r>
        <w:rPr>
          <w:b w:val="0"/>
          <w:caps w:val="0"/>
        </w:rPr>
        <w:t>O sistema deverá receber os seguintes dados para logar no sistema: login* (pré-cadastrado) e senha* (pré-cadastrado).</w:t>
      </w:r>
    </w:p>
    <w:p w14:paraId="28D1F153" w14:textId="77777777" w:rsidR="002456F9" w:rsidRDefault="00DD7C1B">
      <w:pPr>
        <w:pStyle w:val="EstiloNormalGrandeesquerda"/>
        <w:keepNext w:val="0"/>
        <w:widowControl w:val="0"/>
        <w:numPr>
          <w:ilvl w:val="2"/>
          <w:numId w:val="1"/>
        </w:numPr>
        <w:jc w:val="both"/>
        <w:rPr>
          <w:b w:val="0"/>
          <w:caps w:val="0"/>
        </w:rPr>
      </w:pPr>
      <w:r>
        <w:rPr>
          <w:b w:val="0"/>
          <w:caps w:val="0"/>
        </w:rPr>
        <w:t>O sistema não permitirá o acesso caso o login e/ou senha estejam incorretos, o sistema deverá exibir uma mensagem alertando o usuário.</w:t>
      </w:r>
    </w:p>
    <w:p w14:paraId="1923CFE0" w14:textId="77777777" w:rsidR="002456F9" w:rsidRDefault="00DD7C1B">
      <w:pPr>
        <w:pStyle w:val="EstiloNormalGrandeesquerda"/>
        <w:keepNext w:val="0"/>
        <w:widowControl w:val="0"/>
        <w:numPr>
          <w:ilvl w:val="2"/>
          <w:numId w:val="1"/>
        </w:numPr>
        <w:jc w:val="both"/>
        <w:rPr>
          <w:b w:val="0"/>
          <w:caps w:val="0"/>
        </w:rPr>
      </w:pPr>
      <w:r>
        <w:rPr>
          <w:b w:val="0"/>
          <w:caps w:val="0"/>
        </w:rPr>
        <w:t>O conteúdo do campo “senha” deverá ser oculto por asteriscos.</w:t>
      </w:r>
    </w:p>
    <w:p w14:paraId="0DEA8C3C" w14:textId="77777777" w:rsidR="002456F9" w:rsidRDefault="00DD7C1B">
      <w:pPr>
        <w:pStyle w:val="EstiloNormalGrandeesquerda"/>
        <w:keepNext w:val="0"/>
        <w:widowControl w:val="0"/>
        <w:numPr>
          <w:ilvl w:val="1"/>
          <w:numId w:val="1"/>
        </w:numPr>
        <w:jc w:val="both"/>
        <w:rPr>
          <w:b w:val="0"/>
          <w:caps w:val="0"/>
        </w:rPr>
      </w:pPr>
      <w:r>
        <w:rPr>
          <w:b w:val="0"/>
          <w:caps w:val="0"/>
        </w:rPr>
        <w:t>O sistema permitirá apenas as funções disponíveis para o tipo de usuário logado.</w:t>
      </w:r>
    </w:p>
    <w:p w14:paraId="7A1294B0" w14:textId="77777777" w:rsidR="002456F9" w:rsidRDefault="00DD7C1B">
      <w:pPr>
        <w:pStyle w:val="EstiloNormalGrandeesquerda"/>
        <w:keepNext w:val="0"/>
        <w:widowControl w:val="0"/>
        <w:numPr>
          <w:ilvl w:val="1"/>
          <w:numId w:val="1"/>
        </w:numPr>
        <w:jc w:val="both"/>
        <w:rPr>
          <w:b w:val="0"/>
          <w:caps w:val="0"/>
        </w:rPr>
      </w:pPr>
      <w:r>
        <w:rPr>
          <w:b w:val="0"/>
          <w:caps w:val="0"/>
        </w:rPr>
        <w:t xml:space="preserve">O sistema deverá registrar em log a data e hora de entrada do usuário no sistema. </w:t>
      </w:r>
    </w:p>
    <w:p w14:paraId="35DF1B4D" w14:textId="77777777" w:rsidR="002456F9" w:rsidRDefault="002456F9">
      <w:pPr>
        <w:pStyle w:val="EstiloNormalGrandeesquerda"/>
        <w:keepNext w:val="0"/>
        <w:widowControl w:val="0"/>
        <w:jc w:val="both"/>
        <w:rPr>
          <w:b w:val="0"/>
          <w:caps w:val="0"/>
        </w:rPr>
      </w:pPr>
    </w:p>
    <w:p w14:paraId="4B271A16" w14:textId="77777777" w:rsidR="002456F9" w:rsidRDefault="002456F9">
      <w:pPr>
        <w:pStyle w:val="EstiloNormalGrandeesquerda"/>
        <w:keepNext w:val="0"/>
        <w:widowControl w:val="0"/>
        <w:ind w:firstLine="709"/>
        <w:jc w:val="both"/>
        <w:rPr>
          <w:b w:val="0"/>
          <w:caps w:val="0"/>
        </w:rPr>
      </w:pPr>
    </w:p>
    <w:p w14:paraId="362091EA" w14:textId="77777777" w:rsidR="002456F9" w:rsidRDefault="00DD7C1B">
      <w:pPr>
        <w:pStyle w:val="Default"/>
        <w:widowControl w:val="0"/>
        <w:tabs>
          <w:tab w:val="left" w:pos="2025"/>
        </w:tabs>
        <w:spacing w:line="360" w:lineRule="auto"/>
        <w:ind w:left="113"/>
        <w:jc w:val="both"/>
        <w:rPr>
          <w:bCs/>
        </w:rPr>
      </w:pPr>
      <w:r>
        <w:rPr>
          <w:bCs/>
        </w:rPr>
        <w:t>RF02: MANTER FUNERÁRIA</w:t>
      </w:r>
    </w:p>
    <w:p w14:paraId="1A8A8245" w14:textId="77777777" w:rsidR="002456F9" w:rsidRDefault="00DD7C1B">
      <w:pPr>
        <w:pStyle w:val="Default"/>
        <w:widowControl w:val="0"/>
        <w:numPr>
          <w:ilvl w:val="1"/>
          <w:numId w:val="4"/>
        </w:numPr>
        <w:spacing w:line="360" w:lineRule="auto"/>
        <w:jc w:val="both"/>
        <w:rPr>
          <w:bCs/>
        </w:rPr>
      </w:pPr>
      <w:r>
        <w:t xml:space="preserve">O sistema deve permitir incluir, consultar, alterar e excluir as informações referentes à funerária. </w:t>
      </w:r>
    </w:p>
    <w:p w14:paraId="4EB456C0" w14:textId="77777777" w:rsidR="002456F9" w:rsidRDefault="00DD7C1B">
      <w:pPr>
        <w:pStyle w:val="Default"/>
        <w:widowControl w:val="0"/>
        <w:numPr>
          <w:ilvl w:val="2"/>
          <w:numId w:val="4"/>
        </w:numPr>
        <w:spacing w:line="360" w:lineRule="auto"/>
        <w:jc w:val="both"/>
        <w:rPr>
          <w:bCs/>
        </w:rPr>
      </w:pPr>
      <w:r>
        <w:t>O sistema permitirá apenas que o administrador do sistema efetue as operações de inclusão, alteração, e exclusão de funerárias.</w:t>
      </w:r>
    </w:p>
    <w:p w14:paraId="7770DABD" w14:textId="77777777" w:rsidR="002456F9" w:rsidRDefault="00DD7C1B">
      <w:pPr>
        <w:pStyle w:val="Default"/>
        <w:widowControl w:val="0"/>
        <w:numPr>
          <w:ilvl w:val="1"/>
          <w:numId w:val="4"/>
        </w:numPr>
        <w:spacing w:line="360" w:lineRule="auto"/>
        <w:jc w:val="both"/>
      </w:pPr>
      <w:r>
        <w:lastRenderedPageBreak/>
        <w:t xml:space="preserve">O sistema deverá receber os seguintes dados para efetuar a inclusão da funerária: CNPJ*, funerária*, razão social*, endereço, bairro, cidade, estado, CEP, e-mail, telefone, FAX, inscrição estadual* e raio de atuação (km). </w:t>
      </w:r>
    </w:p>
    <w:p w14:paraId="3F848071" w14:textId="77777777" w:rsidR="002456F9" w:rsidRDefault="00DD7C1B">
      <w:pPr>
        <w:pStyle w:val="Default"/>
        <w:widowControl w:val="0"/>
        <w:numPr>
          <w:ilvl w:val="1"/>
          <w:numId w:val="4"/>
        </w:numPr>
        <w:spacing w:line="360" w:lineRule="auto"/>
        <w:jc w:val="both"/>
      </w:pPr>
      <w:r>
        <w:t>O sistema deverá exibir todos os dados da funerária quando solicitado.</w:t>
      </w:r>
    </w:p>
    <w:p w14:paraId="59404B96" w14:textId="77777777" w:rsidR="002456F9" w:rsidRDefault="00DD7C1B">
      <w:pPr>
        <w:pStyle w:val="Default"/>
        <w:widowControl w:val="0"/>
        <w:numPr>
          <w:ilvl w:val="1"/>
          <w:numId w:val="4"/>
        </w:numPr>
        <w:spacing w:line="360" w:lineRule="auto"/>
        <w:jc w:val="both"/>
      </w:pPr>
      <w:r>
        <w:t>O sistema deverá permitir a alteração de todos os dados da funerária quando consultada.</w:t>
      </w:r>
    </w:p>
    <w:p w14:paraId="12A09FD9" w14:textId="77777777" w:rsidR="002456F9" w:rsidRDefault="00DD7C1B">
      <w:pPr>
        <w:pStyle w:val="Default"/>
        <w:widowControl w:val="0"/>
        <w:numPr>
          <w:ilvl w:val="1"/>
          <w:numId w:val="4"/>
        </w:numPr>
        <w:spacing w:line="360" w:lineRule="auto"/>
        <w:jc w:val="both"/>
      </w:pPr>
      <w:r>
        <w:t>O sistema deverá permitir a exclusão de todos os dados da funerária quando consultada.</w:t>
      </w:r>
    </w:p>
    <w:p w14:paraId="3720FFF4" w14:textId="77777777" w:rsidR="002456F9" w:rsidRDefault="002456F9">
      <w:pPr>
        <w:pStyle w:val="EstiloNormalGrandeesquerda"/>
        <w:keepNext w:val="0"/>
        <w:widowControl w:val="0"/>
        <w:jc w:val="both"/>
        <w:rPr>
          <w:rFonts w:eastAsiaTheme="minorHAnsi" w:cs="Arial"/>
          <w:b w:val="0"/>
          <w:bCs w:val="0"/>
          <w:caps w:val="0"/>
          <w:color w:val="000000"/>
          <w:szCs w:val="24"/>
        </w:rPr>
      </w:pPr>
    </w:p>
    <w:p w14:paraId="08080F5B" w14:textId="77777777" w:rsidR="002456F9" w:rsidRDefault="00DD7C1B">
      <w:pPr>
        <w:pStyle w:val="EstiloNormalGrandeesquerda"/>
        <w:keepNext w:val="0"/>
        <w:widowControl w:val="0"/>
        <w:jc w:val="both"/>
        <w:rPr>
          <w:b w:val="0"/>
        </w:rPr>
      </w:pPr>
      <w:r>
        <w:rPr>
          <w:b w:val="0"/>
        </w:rPr>
        <w:t xml:space="preserve">rf03: </w:t>
      </w:r>
      <w:r>
        <w:rPr>
          <w:b w:val="0"/>
          <w:caps w:val="0"/>
        </w:rPr>
        <w:t>MANTER</w:t>
      </w:r>
      <w:r>
        <w:rPr>
          <w:b w:val="0"/>
        </w:rPr>
        <w:t xml:space="preserve"> Funcionários</w:t>
      </w:r>
    </w:p>
    <w:p w14:paraId="3841D620" w14:textId="77777777" w:rsidR="002456F9" w:rsidRDefault="00DD7C1B">
      <w:pPr>
        <w:pStyle w:val="EstiloNormalGrandeesquerda"/>
        <w:keepNext w:val="0"/>
        <w:widowControl w:val="0"/>
        <w:numPr>
          <w:ilvl w:val="1"/>
          <w:numId w:val="5"/>
        </w:numPr>
        <w:jc w:val="both"/>
        <w:rPr>
          <w:b w:val="0"/>
          <w:caps w:val="0"/>
        </w:rPr>
      </w:pPr>
      <w:r>
        <w:rPr>
          <w:b w:val="0"/>
          <w:caps w:val="0"/>
        </w:rPr>
        <w:t>O sistema deve permitir incluir, consultar, alterar e excluir funcionários da funerária.</w:t>
      </w:r>
      <w:r>
        <w:rPr>
          <w:b w:val="0"/>
          <w:caps w:val="0"/>
        </w:rPr>
        <w:br/>
        <w:t>3.1.1. O sistema permitirá apenas que o administrador do sistema efetue as operações de inclusão, alteração, consulta e exclusão de funcionários.</w:t>
      </w:r>
    </w:p>
    <w:p w14:paraId="50C048B7" w14:textId="77777777" w:rsidR="002456F9" w:rsidRDefault="00DD7C1B">
      <w:pPr>
        <w:pStyle w:val="EstiloNormalGrandeesquerda"/>
        <w:keepNext w:val="0"/>
        <w:widowControl w:val="0"/>
        <w:numPr>
          <w:ilvl w:val="1"/>
          <w:numId w:val="5"/>
        </w:numPr>
        <w:jc w:val="both"/>
        <w:rPr>
          <w:b w:val="0"/>
          <w:caps w:val="0"/>
        </w:rPr>
      </w:pPr>
      <w:r>
        <w:rPr>
          <w:b w:val="0"/>
          <w:caps w:val="0"/>
        </w:rPr>
        <w:t>O sistema deverá receber os seguintes dados para efetuar a inclusão de funcionários: CPF*, RG*, nome*, endereço, bairro, CEP, cidade, estado, telefone*, sexo, estado civil e cargo*.</w:t>
      </w:r>
    </w:p>
    <w:p w14:paraId="7BB26C11" w14:textId="77777777" w:rsidR="002456F9" w:rsidRDefault="00DD7C1B">
      <w:pPr>
        <w:pStyle w:val="EstiloNormalGrandeesquerda"/>
        <w:keepNext w:val="0"/>
        <w:widowControl w:val="0"/>
        <w:numPr>
          <w:ilvl w:val="1"/>
          <w:numId w:val="5"/>
        </w:numPr>
        <w:jc w:val="both"/>
        <w:rPr>
          <w:b w:val="0"/>
          <w:caps w:val="0"/>
        </w:rPr>
      </w:pPr>
      <w:r>
        <w:rPr>
          <w:b w:val="0"/>
          <w:caps w:val="0"/>
        </w:rPr>
        <w:t>O sistema deverá receber algum dos seguintes dados para efetuar a consulta: CPF ou nome do funcionário.</w:t>
      </w:r>
    </w:p>
    <w:p w14:paraId="06E8D558" w14:textId="77777777" w:rsidR="002456F9" w:rsidRDefault="00DD7C1B">
      <w:pPr>
        <w:pStyle w:val="EstiloNormalGrandeesquerda"/>
        <w:keepNext w:val="0"/>
        <w:widowControl w:val="0"/>
        <w:numPr>
          <w:ilvl w:val="2"/>
          <w:numId w:val="5"/>
        </w:numPr>
        <w:jc w:val="both"/>
        <w:rPr>
          <w:b w:val="0"/>
          <w:caps w:val="0"/>
        </w:rPr>
      </w:pPr>
      <w:r>
        <w:rPr>
          <w:b w:val="0"/>
          <w:caps w:val="0"/>
        </w:rPr>
        <w:t>O sistema deverá exibir todos os dados do funcionário pesquisado.</w:t>
      </w:r>
    </w:p>
    <w:p w14:paraId="2D4D4C8A" w14:textId="77777777" w:rsidR="002456F9" w:rsidRDefault="00DD7C1B">
      <w:pPr>
        <w:pStyle w:val="EstiloNormalGrandeesquerda"/>
        <w:keepNext w:val="0"/>
        <w:widowControl w:val="0"/>
        <w:numPr>
          <w:ilvl w:val="1"/>
          <w:numId w:val="5"/>
        </w:numPr>
        <w:jc w:val="both"/>
        <w:rPr>
          <w:b w:val="0"/>
          <w:caps w:val="0"/>
        </w:rPr>
      </w:pPr>
      <w:r>
        <w:rPr>
          <w:b w:val="0"/>
          <w:caps w:val="0"/>
        </w:rPr>
        <w:t>O sistema deverá receber algum dos seguintes dados para efetuar a alteração: CPF ou nome do funcionário.</w:t>
      </w:r>
    </w:p>
    <w:p w14:paraId="097E0D1F" w14:textId="77777777" w:rsidR="002456F9" w:rsidRDefault="00DD7C1B">
      <w:pPr>
        <w:pStyle w:val="EstiloNormalGrandeesquerda"/>
        <w:keepNext w:val="0"/>
        <w:widowControl w:val="0"/>
        <w:numPr>
          <w:ilvl w:val="2"/>
          <w:numId w:val="5"/>
        </w:numPr>
        <w:jc w:val="both"/>
        <w:rPr>
          <w:b w:val="0"/>
          <w:caps w:val="0"/>
        </w:rPr>
      </w:pPr>
      <w:r>
        <w:rPr>
          <w:b w:val="0"/>
          <w:caps w:val="0"/>
        </w:rPr>
        <w:t>O sistema deverá permitir a alteração de todos os dados do funcionário.</w:t>
      </w:r>
    </w:p>
    <w:p w14:paraId="43CA2093" w14:textId="77777777" w:rsidR="002456F9" w:rsidRDefault="00DD7C1B">
      <w:pPr>
        <w:pStyle w:val="EstiloNormalGrandeesquerda"/>
        <w:keepNext w:val="0"/>
        <w:widowControl w:val="0"/>
        <w:numPr>
          <w:ilvl w:val="1"/>
          <w:numId w:val="5"/>
        </w:numPr>
        <w:jc w:val="both"/>
        <w:rPr>
          <w:b w:val="0"/>
          <w:caps w:val="0"/>
        </w:rPr>
      </w:pPr>
      <w:r>
        <w:rPr>
          <w:b w:val="0"/>
          <w:caps w:val="0"/>
        </w:rPr>
        <w:t>O sistema deverá receber algum dos seguintes dados para efetuar a exclusão: CPF ou nome do funcionário.</w:t>
      </w:r>
    </w:p>
    <w:p w14:paraId="3C5077BA" w14:textId="77777777" w:rsidR="002456F9" w:rsidRDefault="00DD7C1B">
      <w:pPr>
        <w:pStyle w:val="EstiloNormalGrandeesquerda"/>
        <w:keepNext w:val="0"/>
        <w:widowControl w:val="0"/>
        <w:numPr>
          <w:ilvl w:val="2"/>
          <w:numId w:val="5"/>
        </w:numPr>
        <w:jc w:val="both"/>
        <w:rPr>
          <w:b w:val="0"/>
          <w:caps w:val="0"/>
        </w:rPr>
      </w:pPr>
      <w:r>
        <w:rPr>
          <w:b w:val="0"/>
          <w:caps w:val="0"/>
        </w:rPr>
        <w:t>Todos os dados do funcionário selecionado deverão ser excluídos.</w:t>
      </w:r>
    </w:p>
    <w:p w14:paraId="760DE99E" w14:textId="77777777" w:rsidR="002456F9" w:rsidRDefault="00DD7C1B">
      <w:pPr>
        <w:pStyle w:val="EstiloNormalGrandeesquerda"/>
        <w:keepNext w:val="0"/>
        <w:widowControl w:val="0"/>
        <w:numPr>
          <w:ilvl w:val="2"/>
          <w:numId w:val="5"/>
        </w:numPr>
        <w:jc w:val="both"/>
        <w:rPr>
          <w:b w:val="0"/>
          <w:caps w:val="0"/>
        </w:rPr>
      </w:pPr>
      <w:r>
        <w:rPr>
          <w:b w:val="0"/>
          <w:caps w:val="0"/>
        </w:rPr>
        <w:t>Caso o funcionário a ser excluído possua um usuário de login, o sistema deverá excluí-lo também.</w:t>
      </w:r>
    </w:p>
    <w:p w14:paraId="0EC84471" w14:textId="77777777" w:rsidR="002456F9" w:rsidRDefault="002456F9">
      <w:pPr>
        <w:pStyle w:val="EstiloNormalGrandeesquerda"/>
        <w:keepNext w:val="0"/>
        <w:widowControl w:val="0"/>
        <w:jc w:val="both"/>
        <w:rPr>
          <w:rFonts w:eastAsiaTheme="minorHAnsi" w:cs="Arial"/>
          <w:b w:val="0"/>
          <w:bCs w:val="0"/>
          <w:caps w:val="0"/>
          <w:color w:val="000000"/>
          <w:szCs w:val="24"/>
        </w:rPr>
      </w:pPr>
    </w:p>
    <w:p w14:paraId="33F66836" w14:textId="77777777" w:rsidR="002456F9" w:rsidRDefault="002456F9">
      <w:pPr>
        <w:pStyle w:val="EstiloNormalGrandeesquerda"/>
        <w:keepNext w:val="0"/>
        <w:widowControl w:val="0"/>
        <w:jc w:val="both"/>
        <w:rPr>
          <w:rFonts w:eastAsiaTheme="minorHAnsi" w:cs="Arial"/>
          <w:b w:val="0"/>
          <w:bCs w:val="0"/>
          <w:caps w:val="0"/>
          <w:color w:val="000000"/>
          <w:szCs w:val="24"/>
        </w:rPr>
      </w:pPr>
    </w:p>
    <w:p w14:paraId="0F08AC32" w14:textId="77777777" w:rsidR="002456F9" w:rsidRDefault="002456F9">
      <w:pPr>
        <w:pStyle w:val="EstiloNormalGrandeesquerda"/>
        <w:keepNext w:val="0"/>
        <w:widowControl w:val="0"/>
        <w:jc w:val="both"/>
        <w:rPr>
          <w:rFonts w:eastAsiaTheme="minorHAnsi" w:cs="Arial"/>
          <w:b w:val="0"/>
          <w:bCs w:val="0"/>
          <w:caps w:val="0"/>
          <w:color w:val="000000"/>
          <w:szCs w:val="24"/>
        </w:rPr>
      </w:pPr>
    </w:p>
    <w:p w14:paraId="5AC2C611" w14:textId="77777777" w:rsidR="002456F9" w:rsidRDefault="002456F9">
      <w:pPr>
        <w:pStyle w:val="EstiloNormalGrandeesquerda"/>
        <w:keepNext w:val="0"/>
        <w:widowControl w:val="0"/>
        <w:jc w:val="both"/>
        <w:rPr>
          <w:rFonts w:eastAsiaTheme="minorHAnsi" w:cs="Arial"/>
          <w:b w:val="0"/>
          <w:bCs w:val="0"/>
          <w:caps w:val="0"/>
          <w:color w:val="000000"/>
          <w:szCs w:val="24"/>
        </w:rPr>
      </w:pPr>
    </w:p>
    <w:p w14:paraId="7D355416" w14:textId="77777777" w:rsidR="002456F9" w:rsidRDefault="002456F9">
      <w:pPr>
        <w:pStyle w:val="EstiloNormalGrandeesquerda"/>
        <w:keepNext w:val="0"/>
        <w:widowControl w:val="0"/>
        <w:jc w:val="both"/>
        <w:rPr>
          <w:rFonts w:eastAsiaTheme="minorHAnsi" w:cs="Arial"/>
          <w:b w:val="0"/>
          <w:bCs w:val="0"/>
          <w:caps w:val="0"/>
          <w:color w:val="000000"/>
          <w:szCs w:val="24"/>
        </w:rPr>
      </w:pPr>
    </w:p>
    <w:p w14:paraId="01E7CF00" w14:textId="77777777" w:rsidR="002456F9" w:rsidRDefault="002456F9">
      <w:pPr>
        <w:pStyle w:val="EstiloNormalGrandeesquerda"/>
        <w:keepNext w:val="0"/>
        <w:widowControl w:val="0"/>
        <w:jc w:val="both"/>
        <w:rPr>
          <w:rFonts w:eastAsiaTheme="minorHAnsi" w:cs="Arial"/>
          <w:b w:val="0"/>
          <w:bCs w:val="0"/>
          <w:caps w:val="0"/>
          <w:color w:val="000000"/>
          <w:szCs w:val="24"/>
        </w:rPr>
      </w:pPr>
    </w:p>
    <w:p w14:paraId="34FCE1FB" w14:textId="77777777" w:rsidR="002456F9" w:rsidRDefault="00DD7C1B">
      <w:pPr>
        <w:pStyle w:val="EstiloNormalGrandeesquerda"/>
        <w:keepNext w:val="0"/>
        <w:widowControl w:val="0"/>
        <w:ind w:left="113"/>
        <w:jc w:val="both"/>
        <w:rPr>
          <w:b w:val="0"/>
        </w:rPr>
      </w:pPr>
      <w:r>
        <w:rPr>
          <w:b w:val="0"/>
        </w:rPr>
        <w:lastRenderedPageBreak/>
        <w:t xml:space="preserve">rf04: </w:t>
      </w:r>
      <w:r>
        <w:rPr>
          <w:b w:val="0"/>
          <w:caps w:val="0"/>
        </w:rPr>
        <w:t>MANTER</w:t>
      </w:r>
      <w:r>
        <w:rPr>
          <w:b w:val="0"/>
        </w:rPr>
        <w:t xml:space="preserve"> logins</w:t>
      </w:r>
    </w:p>
    <w:p w14:paraId="64762FC1" w14:textId="77777777" w:rsidR="002456F9" w:rsidRDefault="00DD7C1B">
      <w:pPr>
        <w:pStyle w:val="EstiloNormalGrandeesquerda"/>
        <w:keepNext w:val="0"/>
        <w:widowControl w:val="0"/>
        <w:jc w:val="both"/>
        <w:rPr>
          <w:b w:val="0"/>
          <w:caps w:val="0"/>
        </w:rPr>
      </w:pPr>
      <w:r>
        <w:rPr>
          <w:b w:val="0"/>
          <w:caps w:val="0"/>
        </w:rPr>
        <w:t>4.1. O sistema deve permitir incluir, consultar, alterar e excluir logins de acessos.</w:t>
      </w:r>
    </w:p>
    <w:p w14:paraId="2512DA3A" w14:textId="77777777" w:rsidR="002456F9" w:rsidRDefault="00DD7C1B">
      <w:pPr>
        <w:pStyle w:val="EstiloNormalGrandeesquerda"/>
        <w:keepNext w:val="0"/>
        <w:widowControl w:val="0"/>
        <w:numPr>
          <w:ilvl w:val="2"/>
          <w:numId w:val="6"/>
        </w:numPr>
        <w:jc w:val="both"/>
        <w:rPr>
          <w:b w:val="0"/>
          <w:caps w:val="0"/>
        </w:rPr>
      </w:pPr>
      <w:r>
        <w:rPr>
          <w:b w:val="0"/>
          <w:caps w:val="0"/>
        </w:rPr>
        <w:t>O sistema permitirá apenas que o administrador do sistema efetue as operações de inclusão, alteração, consulta e exclusão de login.</w:t>
      </w:r>
    </w:p>
    <w:p w14:paraId="5F4AB81D" w14:textId="77777777" w:rsidR="002456F9" w:rsidRDefault="00DD7C1B">
      <w:pPr>
        <w:pStyle w:val="EstiloNormalGrandeesquerda"/>
        <w:keepNext w:val="0"/>
        <w:widowControl w:val="0"/>
        <w:numPr>
          <w:ilvl w:val="1"/>
          <w:numId w:val="6"/>
        </w:numPr>
        <w:jc w:val="both"/>
        <w:rPr>
          <w:b w:val="0"/>
          <w:caps w:val="0"/>
        </w:rPr>
      </w:pPr>
      <w:r>
        <w:rPr>
          <w:b w:val="0"/>
          <w:caps w:val="0"/>
        </w:rPr>
        <w:t>O sistema deverá receber os seguintes dados para efetuar a inclusão do login: funcionário* (pré-cadastrado), login*, senha*, confirmação de senha*, tipo de usuário (administrador, funcionário).</w:t>
      </w:r>
    </w:p>
    <w:p w14:paraId="50861098" w14:textId="77777777" w:rsidR="002456F9" w:rsidRDefault="00DD7C1B">
      <w:pPr>
        <w:pStyle w:val="EstiloNormalGrandeesquerda"/>
        <w:keepNext w:val="0"/>
        <w:widowControl w:val="0"/>
        <w:numPr>
          <w:ilvl w:val="2"/>
          <w:numId w:val="6"/>
        </w:numPr>
        <w:jc w:val="both"/>
        <w:rPr>
          <w:b w:val="0"/>
          <w:caps w:val="0"/>
        </w:rPr>
      </w:pPr>
      <w:r>
        <w:rPr>
          <w:b w:val="0"/>
          <w:caps w:val="0"/>
        </w:rPr>
        <w:t>O sistema não permitirá a inclusão de mais de um login por funcionário, caso já tenha um login vinculado, o sistema deverá exibir uma mensagem alertando o usuário.</w:t>
      </w:r>
    </w:p>
    <w:p w14:paraId="42376BD0" w14:textId="77777777" w:rsidR="002456F9" w:rsidRDefault="00DD7C1B">
      <w:pPr>
        <w:pStyle w:val="EstiloNormalGrandeesquerda"/>
        <w:keepNext w:val="0"/>
        <w:widowControl w:val="0"/>
        <w:numPr>
          <w:ilvl w:val="2"/>
          <w:numId w:val="6"/>
        </w:numPr>
        <w:jc w:val="both"/>
        <w:rPr>
          <w:b w:val="0"/>
          <w:caps w:val="0"/>
        </w:rPr>
      </w:pPr>
      <w:r>
        <w:rPr>
          <w:b w:val="0"/>
          <w:caps w:val="0"/>
        </w:rPr>
        <w:t>O conteúdo dos campos “senha” e “confirmação de senha” deverão ser ocultos por asteriscos.</w:t>
      </w:r>
    </w:p>
    <w:p w14:paraId="632FE72C" w14:textId="77777777" w:rsidR="002456F9" w:rsidRDefault="00DD7C1B">
      <w:pPr>
        <w:pStyle w:val="EstiloNormalGrandeesquerda"/>
        <w:keepNext w:val="0"/>
        <w:widowControl w:val="0"/>
        <w:numPr>
          <w:ilvl w:val="2"/>
          <w:numId w:val="6"/>
        </w:numPr>
        <w:jc w:val="both"/>
        <w:rPr>
          <w:b w:val="0"/>
          <w:caps w:val="0"/>
        </w:rPr>
      </w:pPr>
      <w:r>
        <w:rPr>
          <w:b w:val="0"/>
          <w:caps w:val="0"/>
        </w:rPr>
        <w:t>O sistema não permitirá a inclusão caso o que for digitado no campo “senha” não seja o mesmo que o campo “confirmação de senha”, o sistema deverá exibir uma mensagem alertando o usuário.</w:t>
      </w:r>
    </w:p>
    <w:p w14:paraId="3FC4704E" w14:textId="77777777" w:rsidR="002456F9" w:rsidRDefault="00DD7C1B">
      <w:pPr>
        <w:pStyle w:val="EstiloNormalGrandeesquerda"/>
        <w:keepNext w:val="0"/>
        <w:widowControl w:val="0"/>
        <w:numPr>
          <w:ilvl w:val="1"/>
          <w:numId w:val="6"/>
        </w:numPr>
        <w:jc w:val="both"/>
        <w:rPr>
          <w:b w:val="0"/>
          <w:caps w:val="0"/>
        </w:rPr>
      </w:pPr>
      <w:r>
        <w:rPr>
          <w:b w:val="0"/>
          <w:caps w:val="0"/>
        </w:rPr>
        <w:t>O sistema deverá receber algum dos seguintes dados para efetuar a consulta: login ou nome do funcionário.</w:t>
      </w:r>
    </w:p>
    <w:p w14:paraId="6E153AB2" w14:textId="77777777" w:rsidR="002456F9" w:rsidRDefault="00DD7C1B">
      <w:pPr>
        <w:pStyle w:val="EstiloNormalGrandeesquerda"/>
        <w:keepNext w:val="0"/>
        <w:widowControl w:val="0"/>
        <w:numPr>
          <w:ilvl w:val="2"/>
          <w:numId w:val="6"/>
        </w:numPr>
        <w:jc w:val="both"/>
        <w:rPr>
          <w:b w:val="0"/>
          <w:caps w:val="0"/>
        </w:rPr>
      </w:pPr>
      <w:r>
        <w:rPr>
          <w:b w:val="0"/>
          <w:caps w:val="0"/>
        </w:rPr>
        <w:t>O sistema deverá exibir todos os dados do login pesquisado com exceção da senha.</w:t>
      </w:r>
    </w:p>
    <w:p w14:paraId="3F79C11D" w14:textId="77777777" w:rsidR="002456F9" w:rsidRDefault="00DD7C1B">
      <w:pPr>
        <w:pStyle w:val="EstiloNormalGrandeesquerda"/>
        <w:keepNext w:val="0"/>
        <w:widowControl w:val="0"/>
        <w:numPr>
          <w:ilvl w:val="1"/>
          <w:numId w:val="6"/>
        </w:numPr>
        <w:jc w:val="both"/>
        <w:rPr>
          <w:b w:val="0"/>
          <w:caps w:val="0"/>
        </w:rPr>
      </w:pPr>
      <w:r>
        <w:rPr>
          <w:b w:val="0"/>
          <w:caps w:val="0"/>
        </w:rPr>
        <w:t>O sistema deverá receber algum dos seguintes dados para efetuar a alteração: login ou nome do funcionário.</w:t>
      </w:r>
    </w:p>
    <w:p w14:paraId="3CF25884" w14:textId="77777777" w:rsidR="002456F9" w:rsidRDefault="00DD7C1B">
      <w:pPr>
        <w:pStyle w:val="EstiloNormalGrandeesquerda"/>
        <w:keepNext w:val="0"/>
        <w:widowControl w:val="0"/>
        <w:numPr>
          <w:ilvl w:val="2"/>
          <w:numId w:val="6"/>
        </w:numPr>
        <w:jc w:val="both"/>
        <w:rPr>
          <w:b w:val="0"/>
          <w:caps w:val="0"/>
        </w:rPr>
      </w:pPr>
      <w:r>
        <w:rPr>
          <w:b w:val="0"/>
          <w:caps w:val="0"/>
        </w:rPr>
        <w:t>O sistema deverá permitir apenas a alteração dos campos login e senha.</w:t>
      </w:r>
    </w:p>
    <w:p w14:paraId="383A97C5" w14:textId="77777777" w:rsidR="002456F9" w:rsidRDefault="00DD7C1B">
      <w:pPr>
        <w:pStyle w:val="EstiloNormalGrandeesquerda"/>
        <w:keepNext w:val="0"/>
        <w:widowControl w:val="0"/>
        <w:numPr>
          <w:ilvl w:val="2"/>
          <w:numId w:val="6"/>
        </w:numPr>
        <w:jc w:val="both"/>
        <w:rPr>
          <w:b w:val="0"/>
          <w:caps w:val="0"/>
        </w:rPr>
      </w:pPr>
      <w:r>
        <w:rPr>
          <w:b w:val="0"/>
          <w:caps w:val="0"/>
        </w:rPr>
        <w:t>O conteúdo dos campos “senha” e “confirmação de senha” deverão ser ocultos por asteriscos.</w:t>
      </w:r>
    </w:p>
    <w:p w14:paraId="3ADD35E9" w14:textId="77777777" w:rsidR="002456F9" w:rsidRDefault="00DD7C1B">
      <w:pPr>
        <w:pStyle w:val="EstiloNormalGrandeesquerda"/>
        <w:keepNext w:val="0"/>
        <w:widowControl w:val="0"/>
        <w:numPr>
          <w:ilvl w:val="2"/>
          <w:numId w:val="6"/>
        </w:numPr>
        <w:jc w:val="both"/>
        <w:rPr>
          <w:b w:val="0"/>
          <w:caps w:val="0"/>
        </w:rPr>
      </w:pPr>
      <w:r>
        <w:rPr>
          <w:b w:val="0"/>
          <w:caps w:val="0"/>
        </w:rPr>
        <w:t>O sistema não permitirá a alteração caso o que for digitado no campo “senha” não seja o mesmo que o campo “confirmação de senha”, o sistema deverá exibir uma mensagem alertando o usuário.</w:t>
      </w:r>
    </w:p>
    <w:p w14:paraId="536A0136" w14:textId="77777777" w:rsidR="002456F9" w:rsidRDefault="00DD7C1B">
      <w:pPr>
        <w:pStyle w:val="EstiloNormalGrandeesquerda"/>
        <w:keepNext w:val="0"/>
        <w:widowControl w:val="0"/>
        <w:numPr>
          <w:ilvl w:val="1"/>
          <w:numId w:val="6"/>
        </w:numPr>
        <w:jc w:val="both"/>
        <w:rPr>
          <w:b w:val="0"/>
          <w:caps w:val="0"/>
        </w:rPr>
      </w:pPr>
      <w:r>
        <w:rPr>
          <w:b w:val="0"/>
          <w:caps w:val="0"/>
        </w:rPr>
        <w:t>O sistema deverá receber algum dos seguintes dados para efetuar a exclusão: login ou nome do funcionário.</w:t>
      </w:r>
    </w:p>
    <w:p w14:paraId="24BD5F18" w14:textId="77777777" w:rsidR="002456F9" w:rsidRDefault="00DD7C1B">
      <w:pPr>
        <w:pStyle w:val="EstiloNormalGrandeesquerda"/>
        <w:keepNext w:val="0"/>
        <w:widowControl w:val="0"/>
        <w:numPr>
          <w:ilvl w:val="2"/>
          <w:numId w:val="6"/>
        </w:numPr>
        <w:jc w:val="both"/>
        <w:rPr>
          <w:b w:val="0"/>
          <w:caps w:val="0"/>
        </w:rPr>
      </w:pPr>
      <w:r>
        <w:rPr>
          <w:b w:val="0"/>
          <w:caps w:val="0"/>
        </w:rPr>
        <w:t>Todos os dados do login selecionado deverão ser excluídos.</w:t>
      </w:r>
    </w:p>
    <w:p w14:paraId="0FF5D378" w14:textId="77777777" w:rsidR="002456F9" w:rsidRDefault="002456F9">
      <w:pPr>
        <w:pStyle w:val="EstiloNormalGrandeesquerda"/>
        <w:keepNext w:val="0"/>
        <w:widowControl w:val="0"/>
        <w:ind w:firstLine="709"/>
        <w:jc w:val="both"/>
        <w:rPr>
          <w:b w:val="0"/>
          <w:caps w:val="0"/>
        </w:rPr>
      </w:pPr>
    </w:p>
    <w:p w14:paraId="64BE5B76" w14:textId="77777777" w:rsidR="002456F9" w:rsidRDefault="002456F9">
      <w:pPr>
        <w:pStyle w:val="EstiloNormalGrandeesquerda"/>
        <w:keepNext w:val="0"/>
        <w:widowControl w:val="0"/>
        <w:ind w:firstLine="709"/>
        <w:jc w:val="both"/>
        <w:rPr>
          <w:b w:val="0"/>
          <w:caps w:val="0"/>
        </w:rPr>
      </w:pPr>
    </w:p>
    <w:p w14:paraId="75C7B8E5" w14:textId="77777777" w:rsidR="002456F9" w:rsidRDefault="002456F9">
      <w:pPr>
        <w:pStyle w:val="EstiloNormalGrandeesquerda"/>
        <w:keepNext w:val="0"/>
        <w:widowControl w:val="0"/>
        <w:ind w:firstLine="709"/>
        <w:jc w:val="both"/>
        <w:rPr>
          <w:b w:val="0"/>
          <w:caps w:val="0"/>
        </w:rPr>
      </w:pPr>
    </w:p>
    <w:p w14:paraId="0A0D3323" w14:textId="77777777" w:rsidR="002456F9" w:rsidRDefault="002456F9">
      <w:pPr>
        <w:pStyle w:val="EstiloNormalGrandeesquerda"/>
        <w:keepNext w:val="0"/>
        <w:widowControl w:val="0"/>
        <w:ind w:firstLine="709"/>
        <w:jc w:val="both"/>
        <w:rPr>
          <w:b w:val="0"/>
          <w:caps w:val="0"/>
        </w:rPr>
      </w:pPr>
    </w:p>
    <w:p w14:paraId="376F88A0" w14:textId="77777777" w:rsidR="002456F9" w:rsidRDefault="00DD7C1B">
      <w:pPr>
        <w:pStyle w:val="EstiloNormalGrandeesquerda"/>
        <w:keepNext w:val="0"/>
        <w:widowControl w:val="0"/>
        <w:jc w:val="both"/>
        <w:rPr>
          <w:b w:val="0"/>
          <w:caps w:val="0"/>
        </w:rPr>
      </w:pPr>
      <w:r>
        <w:rPr>
          <w:b w:val="0"/>
          <w:caps w:val="0"/>
        </w:rPr>
        <w:lastRenderedPageBreak/>
        <w:t>RF05: MANTER FORNECEDORES</w:t>
      </w:r>
    </w:p>
    <w:p w14:paraId="4CD943D5" w14:textId="77777777" w:rsidR="002456F9" w:rsidRDefault="00DD7C1B">
      <w:pPr>
        <w:pStyle w:val="EstiloNormalGrandeesquerda"/>
        <w:keepNext w:val="0"/>
        <w:widowControl w:val="0"/>
        <w:numPr>
          <w:ilvl w:val="1"/>
          <w:numId w:val="7"/>
        </w:numPr>
        <w:jc w:val="both"/>
        <w:rPr>
          <w:b w:val="0"/>
          <w:caps w:val="0"/>
        </w:rPr>
      </w:pPr>
      <w:r>
        <w:rPr>
          <w:b w:val="0"/>
          <w:caps w:val="0"/>
        </w:rPr>
        <w:t>O sistema deve permitir incluir, consultar, alterar e excluir fornecedores.</w:t>
      </w:r>
    </w:p>
    <w:p w14:paraId="460C16D3" w14:textId="77777777" w:rsidR="002456F9" w:rsidRDefault="00DD7C1B">
      <w:pPr>
        <w:pStyle w:val="EstiloNormalGrandeesquerda"/>
        <w:keepNext w:val="0"/>
        <w:widowControl w:val="0"/>
        <w:numPr>
          <w:ilvl w:val="1"/>
          <w:numId w:val="7"/>
        </w:numPr>
        <w:jc w:val="both"/>
        <w:rPr>
          <w:b w:val="0"/>
          <w:caps w:val="0"/>
        </w:rPr>
      </w:pPr>
      <w:r>
        <w:rPr>
          <w:b w:val="0"/>
          <w:caps w:val="0"/>
        </w:rPr>
        <w:t>O sistema deverá receber os seguintes dados para efetuar a inclusão de fornecedores: CNPJ*, fornecedor*, razão social*, endereço, bairro, CEP, cidade, estado, inscrição estadual*.</w:t>
      </w:r>
    </w:p>
    <w:p w14:paraId="58D46B53" w14:textId="77777777" w:rsidR="002456F9" w:rsidRDefault="00DD7C1B">
      <w:pPr>
        <w:pStyle w:val="EstiloNormalGrandeesquerda"/>
        <w:keepNext w:val="0"/>
        <w:widowControl w:val="0"/>
        <w:numPr>
          <w:ilvl w:val="1"/>
          <w:numId w:val="7"/>
        </w:numPr>
        <w:jc w:val="both"/>
        <w:rPr>
          <w:b w:val="0"/>
          <w:caps w:val="0"/>
        </w:rPr>
      </w:pPr>
      <w:r>
        <w:rPr>
          <w:b w:val="0"/>
          <w:caps w:val="0"/>
        </w:rPr>
        <w:t>O sistema deverá receber algum dos seguintes dados para efetuar a consulta: CNPJ ou razão social ou tipo de serviço/produto.</w:t>
      </w:r>
    </w:p>
    <w:p w14:paraId="682644B6" w14:textId="77777777" w:rsidR="002456F9" w:rsidRDefault="00DD7C1B">
      <w:pPr>
        <w:pStyle w:val="EstiloNormalGrandeesquerda"/>
        <w:keepNext w:val="0"/>
        <w:widowControl w:val="0"/>
        <w:numPr>
          <w:ilvl w:val="2"/>
          <w:numId w:val="7"/>
        </w:numPr>
        <w:jc w:val="both"/>
        <w:rPr>
          <w:b w:val="0"/>
          <w:caps w:val="0"/>
        </w:rPr>
      </w:pPr>
      <w:r>
        <w:rPr>
          <w:b w:val="0"/>
          <w:caps w:val="0"/>
        </w:rPr>
        <w:t>O sistema deverá exibir todos os dados do fornecedor pesquisado.</w:t>
      </w:r>
    </w:p>
    <w:p w14:paraId="1F26FA19" w14:textId="77777777" w:rsidR="002456F9" w:rsidRDefault="00DD7C1B">
      <w:pPr>
        <w:pStyle w:val="EstiloNormalGrandeesquerda"/>
        <w:keepNext w:val="0"/>
        <w:widowControl w:val="0"/>
        <w:numPr>
          <w:ilvl w:val="1"/>
          <w:numId w:val="7"/>
        </w:numPr>
        <w:jc w:val="both"/>
        <w:rPr>
          <w:b w:val="0"/>
          <w:caps w:val="0"/>
        </w:rPr>
      </w:pPr>
      <w:r>
        <w:rPr>
          <w:b w:val="0"/>
          <w:caps w:val="0"/>
        </w:rPr>
        <w:t>O sistema deverá receber algum dos seguintes dados para efetuar a alteração: CNPJ, razão social ou tipo de serviço/produto.</w:t>
      </w:r>
    </w:p>
    <w:p w14:paraId="35554DDA" w14:textId="77777777" w:rsidR="002456F9" w:rsidRDefault="00DD7C1B">
      <w:pPr>
        <w:pStyle w:val="EstiloNormalGrandeesquerda"/>
        <w:keepNext w:val="0"/>
        <w:widowControl w:val="0"/>
        <w:numPr>
          <w:ilvl w:val="2"/>
          <w:numId w:val="7"/>
        </w:numPr>
        <w:jc w:val="both"/>
        <w:rPr>
          <w:b w:val="0"/>
          <w:caps w:val="0"/>
        </w:rPr>
      </w:pPr>
      <w:r>
        <w:rPr>
          <w:b w:val="0"/>
          <w:caps w:val="0"/>
        </w:rPr>
        <w:t>O sistema deverá permitir a alteração de todos os dados do fornecedor.</w:t>
      </w:r>
    </w:p>
    <w:p w14:paraId="24986396" w14:textId="77777777" w:rsidR="002456F9" w:rsidRDefault="00DD7C1B">
      <w:pPr>
        <w:pStyle w:val="EstiloNormalGrandeesquerda"/>
        <w:keepNext w:val="0"/>
        <w:widowControl w:val="0"/>
        <w:numPr>
          <w:ilvl w:val="1"/>
          <w:numId w:val="7"/>
        </w:numPr>
        <w:jc w:val="both"/>
        <w:rPr>
          <w:b w:val="0"/>
          <w:caps w:val="0"/>
        </w:rPr>
      </w:pPr>
      <w:r>
        <w:rPr>
          <w:b w:val="0"/>
          <w:caps w:val="0"/>
        </w:rPr>
        <w:t>O sistema deverá receber algum dos seguintes dados para efetuar a exclusão: CNPJ, razão social ou tipo de serviço/produto.</w:t>
      </w:r>
    </w:p>
    <w:p w14:paraId="05313E99" w14:textId="77777777" w:rsidR="002456F9" w:rsidRDefault="00DD7C1B">
      <w:pPr>
        <w:pStyle w:val="EstiloNormalGrandeesquerda"/>
        <w:keepNext w:val="0"/>
        <w:widowControl w:val="0"/>
        <w:numPr>
          <w:ilvl w:val="2"/>
          <w:numId w:val="7"/>
        </w:numPr>
        <w:jc w:val="both"/>
        <w:rPr>
          <w:b w:val="0"/>
          <w:caps w:val="0"/>
        </w:rPr>
      </w:pPr>
      <w:r>
        <w:rPr>
          <w:b w:val="0"/>
          <w:caps w:val="0"/>
        </w:rPr>
        <w:t>Todos os dados do fornecedor selecionado deverão ser excluídos.</w:t>
      </w:r>
    </w:p>
    <w:p w14:paraId="4D3B2389" w14:textId="77777777" w:rsidR="002456F9" w:rsidRDefault="002456F9">
      <w:pPr>
        <w:pStyle w:val="EstiloNormalGrandeesquerda"/>
        <w:keepNext w:val="0"/>
        <w:widowControl w:val="0"/>
        <w:jc w:val="both"/>
        <w:rPr>
          <w:b w:val="0"/>
          <w:caps w:val="0"/>
        </w:rPr>
      </w:pPr>
    </w:p>
    <w:p w14:paraId="70CF2232" w14:textId="77777777" w:rsidR="002456F9" w:rsidRDefault="00DD7C1B">
      <w:pPr>
        <w:pStyle w:val="EstiloNormalGrandeesquerda"/>
        <w:keepNext w:val="0"/>
        <w:widowControl w:val="0"/>
        <w:jc w:val="both"/>
        <w:rPr>
          <w:b w:val="0"/>
        </w:rPr>
      </w:pPr>
      <w:r>
        <w:rPr>
          <w:b w:val="0"/>
        </w:rPr>
        <w:t xml:space="preserve">rf06: </w:t>
      </w:r>
      <w:r>
        <w:rPr>
          <w:b w:val="0"/>
          <w:caps w:val="0"/>
        </w:rPr>
        <w:t xml:space="preserve">MANTER </w:t>
      </w:r>
      <w:r>
        <w:rPr>
          <w:b w:val="0"/>
        </w:rPr>
        <w:t>materiais</w:t>
      </w:r>
    </w:p>
    <w:p w14:paraId="555FD9CA" w14:textId="77777777" w:rsidR="002456F9" w:rsidRDefault="00DD7C1B">
      <w:pPr>
        <w:pStyle w:val="EstiloNormalGrandeesquerda"/>
        <w:keepNext w:val="0"/>
        <w:widowControl w:val="0"/>
        <w:numPr>
          <w:ilvl w:val="1"/>
          <w:numId w:val="8"/>
        </w:numPr>
        <w:jc w:val="both"/>
        <w:rPr>
          <w:b w:val="0"/>
          <w:caps w:val="0"/>
        </w:rPr>
      </w:pPr>
      <w:r>
        <w:rPr>
          <w:b w:val="0"/>
          <w:caps w:val="0"/>
        </w:rPr>
        <w:t>O sistema deve permitir incluir, consultar, alterar e excluir materiais.</w:t>
      </w:r>
    </w:p>
    <w:p w14:paraId="5932FD83" w14:textId="77777777" w:rsidR="002456F9" w:rsidRDefault="00DD7C1B">
      <w:pPr>
        <w:pStyle w:val="EstiloNormalGrandeesquerda"/>
        <w:keepNext w:val="0"/>
        <w:widowControl w:val="0"/>
        <w:numPr>
          <w:ilvl w:val="1"/>
          <w:numId w:val="8"/>
        </w:numPr>
        <w:jc w:val="both"/>
        <w:rPr>
          <w:b w:val="0"/>
          <w:caps w:val="0"/>
        </w:rPr>
      </w:pPr>
      <w:r>
        <w:rPr>
          <w:b w:val="0"/>
          <w:caps w:val="0"/>
        </w:rPr>
        <w:t>O sistema deverá receber os seguintes dados para efetuar a inclusão de materiais: código*, material*, tipo do material*, quantidade mínima*, modelo e tamanho.</w:t>
      </w:r>
    </w:p>
    <w:p w14:paraId="14347058" w14:textId="77777777" w:rsidR="002456F9" w:rsidRDefault="00DD7C1B">
      <w:pPr>
        <w:pStyle w:val="EstiloNormalGrandeesquerda"/>
        <w:keepNext w:val="0"/>
        <w:widowControl w:val="0"/>
        <w:numPr>
          <w:ilvl w:val="2"/>
          <w:numId w:val="8"/>
        </w:numPr>
        <w:jc w:val="both"/>
        <w:rPr>
          <w:b w:val="0"/>
          <w:caps w:val="0"/>
        </w:rPr>
      </w:pPr>
      <w:r>
        <w:rPr>
          <w:b w:val="0"/>
          <w:caps w:val="0"/>
        </w:rPr>
        <w:t>O código do material deverá ser gerado sequencialmente pelo sistema.</w:t>
      </w:r>
    </w:p>
    <w:p w14:paraId="3AC6AD12" w14:textId="77777777" w:rsidR="002456F9" w:rsidRDefault="00DD7C1B">
      <w:pPr>
        <w:pStyle w:val="EstiloNormalGrandeesquerda"/>
        <w:keepNext w:val="0"/>
        <w:widowControl w:val="0"/>
        <w:numPr>
          <w:ilvl w:val="1"/>
          <w:numId w:val="8"/>
        </w:numPr>
        <w:jc w:val="both"/>
        <w:rPr>
          <w:b w:val="0"/>
          <w:caps w:val="0"/>
        </w:rPr>
      </w:pPr>
      <w:r>
        <w:rPr>
          <w:b w:val="0"/>
          <w:caps w:val="0"/>
        </w:rPr>
        <w:t>O sistema deverá receber algum dos seguintes dados para efetuar a consulta: código ou nome ou tipo de material.</w:t>
      </w:r>
    </w:p>
    <w:p w14:paraId="72EA61DB" w14:textId="77777777" w:rsidR="002456F9" w:rsidRDefault="00DD7C1B">
      <w:pPr>
        <w:pStyle w:val="EstiloNormalGrandeesquerda"/>
        <w:keepNext w:val="0"/>
        <w:widowControl w:val="0"/>
        <w:numPr>
          <w:ilvl w:val="2"/>
          <w:numId w:val="8"/>
        </w:numPr>
        <w:jc w:val="both"/>
        <w:rPr>
          <w:b w:val="0"/>
          <w:caps w:val="0"/>
        </w:rPr>
      </w:pPr>
      <w:r>
        <w:rPr>
          <w:b w:val="0"/>
          <w:caps w:val="0"/>
        </w:rPr>
        <w:t>O sistema deverá exibir todos os dados do material pesquisado.</w:t>
      </w:r>
    </w:p>
    <w:p w14:paraId="24B8F1FE" w14:textId="77777777" w:rsidR="002456F9" w:rsidRDefault="00DD7C1B">
      <w:pPr>
        <w:pStyle w:val="EstiloNormalGrandeesquerda"/>
        <w:keepNext w:val="0"/>
        <w:widowControl w:val="0"/>
        <w:numPr>
          <w:ilvl w:val="1"/>
          <w:numId w:val="8"/>
        </w:numPr>
        <w:jc w:val="both"/>
        <w:rPr>
          <w:b w:val="0"/>
          <w:caps w:val="0"/>
        </w:rPr>
      </w:pPr>
      <w:r>
        <w:rPr>
          <w:b w:val="0"/>
          <w:caps w:val="0"/>
        </w:rPr>
        <w:t>O sistema deverá receber algum dos seguintes dados para efetuar a alteração: código, nome ou tipo de material.</w:t>
      </w:r>
    </w:p>
    <w:p w14:paraId="6628523F" w14:textId="77777777" w:rsidR="002456F9" w:rsidRDefault="00DD7C1B">
      <w:pPr>
        <w:pStyle w:val="EstiloNormalGrandeesquerda"/>
        <w:keepNext w:val="0"/>
        <w:widowControl w:val="0"/>
        <w:numPr>
          <w:ilvl w:val="2"/>
          <w:numId w:val="8"/>
        </w:numPr>
        <w:jc w:val="both"/>
        <w:rPr>
          <w:b w:val="0"/>
          <w:caps w:val="0"/>
        </w:rPr>
      </w:pPr>
      <w:r>
        <w:rPr>
          <w:b w:val="0"/>
          <w:caps w:val="0"/>
        </w:rPr>
        <w:t>O sistema deverá permitir a alteração de todos os dados do material selecionado com exceção do “código do material”.</w:t>
      </w:r>
    </w:p>
    <w:p w14:paraId="33E824D6" w14:textId="77777777" w:rsidR="002456F9" w:rsidRDefault="00DD7C1B">
      <w:pPr>
        <w:pStyle w:val="EstiloNormalGrandeesquerda"/>
        <w:keepNext w:val="0"/>
        <w:widowControl w:val="0"/>
        <w:numPr>
          <w:ilvl w:val="1"/>
          <w:numId w:val="8"/>
        </w:numPr>
        <w:jc w:val="both"/>
        <w:rPr>
          <w:b w:val="0"/>
          <w:caps w:val="0"/>
        </w:rPr>
      </w:pPr>
      <w:r>
        <w:rPr>
          <w:b w:val="0"/>
          <w:caps w:val="0"/>
        </w:rPr>
        <w:t>O sistema deverá receber algum dos seguintes dados para efetuar a exclusão: código, nome ou tipo de material.</w:t>
      </w:r>
    </w:p>
    <w:p w14:paraId="6BD9F96F" w14:textId="77777777" w:rsidR="002456F9" w:rsidRDefault="00DD7C1B">
      <w:pPr>
        <w:pStyle w:val="EstiloNormalGrandeesquerda"/>
        <w:keepNext w:val="0"/>
        <w:widowControl w:val="0"/>
        <w:numPr>
          <w:ilvl w:val="2"/>
          <w:numId w:val="8"/>
        </w:numPr>
        <w:jc w:val="both"/>
        <w:rPr>
          <w:b w:val="0"/>
          <w:caps w:val="0"/>
        </w:rPr>
      </w:pPr>
      <w:r>
        <w:rPr>
          <w:b w:val="0"/>
          <w:caps w:val="0"/>
        </w:rPr>
        <w:t>Todos os dados do material selecionado deverão ser excluídos somente se não exista nenhum empréstimo vinculado ao material.</w:t>
      </w:r>
    </w:p>
    <w:p w14:paraId="24431368" w14:textId="77777777" w:rsidR="002456F9" w:rsidRDefault="002456F9">
      <w:pPr>
        <w:pStyle w:val="EstiloNormalGrandeesquerda"/>
        <w:keepNext w:val="0"/>
        <w:widowControl w:val="0"/>
        <w:ind w:firstLine="709"/>
        <w:jc w:val="both"/>
        <w:rPr>
          <w:b w:val="0"/>
          <w:caps w:val="0"/>
        </w:rPr>
      </w:pPr>
    </w:p>
    <w:p w14:paraId="3C4C4ED4" w14:textId="77777777" w:rsidR="002456F9" w:rsidRDefault="002456F9">
      <w:pPr>
        <w:pStyle w:val="EstiloNormalGrandeesquerda"/>
        <w:keepNext w:val="0"/>
        <w:widowControl w:val="0"/>
        <w:ind w:firstLine="709"/>
        <w:jc w:val="both"/>
        <w:rPr>
          <w:b w:val="0"/>
          <w:caps w:val="0"/>
        </w:rPr>
      </w:pPr>
    </w:p>
    <w:p w14:paraId="5678F0E2" w14:textId="77777777" w:rsidR="002456F9" w:rsidRDefault="00DD7C1B">
      <w:pPr>
        <w:pStyle w:val="EstiloNormalGrandeesquerda"/>
        <w:keepNext w:val="0"/>
        <w:widowControl w:val="0"/>
        <w:jc w:val="both"/>
        <w:rPr>
          <w:b w:val="0"/>
          <w:caps w:val="0"/>
        </w:rPr>
      </w:pPr>
      <w:r>
        <w:rPr>
          <w:b w:val="0"/>
          <w:caps w:val="0"/>
        </w:rPr>
        <w:lastRenderedPageBreak/>
        <w:t xml:space="preserve">RF07: MANTER PLANOS FUNERÁRIOS </w:t>
      </w:r>
    </w:p>
    <w:p w14:paraId="78BDEE15" w14:textId="77777777" w:rsidR="002456F9" w:rsidRDefault="00DD7C1B">
      <w:pPr>
        <w:pStyle w:val="EstiloNormalGrandeesquerda"/>
        <w:keepNext w:val="0"/>
        <w:widowControl w:val="0"/>
        <w:numPr>
          <w:ilvl w:val="1"/>
          <w:numId w:val="9"/>
        </w:numPr>
        <w:jc w:val="both"/>
        <w:rPr>
          <w:b w:val="0"/>
          <w:caps w:val="0"/>
        </w:rPr>
      </w:pPr>
      <w:r>
        <w:rPr>
          <w:b w:val="0"/>
          <w:caps w:val="0"/>
        </w:rPr>
        <w:t>O sistema deve permitir incluir, consultar, alterar e excluir planos funerários disponibilizados pela funerária.</w:t>
      </w:r>
    </w:p>
    <w:p w14:paraId="29638F9F" w14:textId="77777777" w:rsidR="002456F9" w:rsidRDefault="00DD7C1B">
      <w:pPr>
        <w:pStyle w:val="EstiloNormalGrandeesquerda"/>
        <w:keepNext w:val="0"/>
        <w:widowControl w:val="0"/>
        <w:numPr>
          <w:ilvl w:val="1"/>
          <w:numId w:val="9"/>
        </w:numPr>
        <w:jc w:val="both"/>
        <w:rPr>
          <w:b w:val="0"/>
          <w:caps w:val="0"/>
        </w:rPr>
      </w:pPr>
      <w:r>
        <w:rPr>
          <w:b w:val="0"/>
          <w:caps w:val="0"/>
        </w:rPr>
        <w:t>O sistema deverá receber os seguintes dados para efetuar a inclusão de planos funerários: código*, plano*, carência* (campo numérico que definira quantidade de meses), número máximo de dependentes* e valor da mensalidade*.</w:t>
      </w:r>
    </w:p>
    <w:p w14:paraId="6B898121" w14:textId="77777777" w:rsidR="002456F9" w:rsidRDefault="00DD7C1B">
      <w:pPr>
        <w:pStyle w:val="EstiloNormalGrandeesquerda"/>
        <w:keepNext w:val="0"/>
        <w:widowControl w:val="0"/>
        <w:numPr>
          <w:ilvl w:val="2"/>
          <w:numId w:val="9"/>
        </w:numPr>
        <w:jc w:val="both"/>
        <w:rPr>
          <w:b w:val="0"/>
          <w:caps w:val="0"/>
        </w:rPr>
      </w:pPr>
      <w:r>
        <w:rPr>
          <w:b w:val="0"/>
          <w:caps w:val="0"/>
        </w:rPr>
        <w:t xml:space="preserve">O código do plano deverá ser gerado sequencialmente.    </w:t>
      </w:r>
    </w:p>
    <w:p w14:paraId="152BBBF0" w14:textId="77777777" w:rsidR="002456F9" w:rsidRDefault="00DD7C1B">
      <w:pPr>
        <w:pStyle w:val="EstiloNormalGrandeesquerda"/>
        <w:keepNext w:val="0"/>
        <w:widowControl w:val="0"/>
        <w:numPr>
          <w:ilvl w:val="1"/>
          <w:numId w:val="9"/>
        </w:numPr>
        <w:jc w:val="both"/>
        <w:rPr>
          <w:b w:val="0"/>
          <w:caps w:val="0"/>
        </w:rPr>
      </w:pPr>
      <w:r>
        <w:rPr>
          <w:b w:val="0"/>
          <w:caps w:val="0"/>
        </w:rPr>
        <w:t>O sistema deverá receber algum dos seguintes dados para efetuar a consulta: código ou nome do plano.</w:t>
      </w:r>
    </w:p>
    <w:p w14:paraId="49D59DDC" w14:textId="77777777" w:rsidR="002456F9" w:rsidRDefault="00DD7C1B">
      <w:pPr>
        <w:pStyle w:val="EstiloNormalGrandeesquerda"/>
        <w:keepNext w:val="0"/>
        <w:widowControl w:val="0"/>
        <w:numPr>
          <w:ilvl w:val="2"/>
          <w:numId w:val="9"/>
        </w:numPr>
        <w:jc w:val="both"/>
        <w:rPr>
          <w:b w:val="0"/>
          <w:caps w:val="0"/>
        </w:rPr>
      </w:pPr>
      <w:r>
        <w:rPr>
          <w:b w:val="0"/>
          <w:caps w:val="0"/>
        </w:rPr>
        <w:t>O sistema deverá exibir todos os dados do plano pesquisado.</w:t>
      </w:r>
    </w:p>
    <w:p w14:paraId="2315D931" w14:textId="77777777" w:rsidR="002456F9" w:rsidRDefault="00DD7C1B">
      <w:pPr>
        <w:pStyle w:val="EstiloNormalGrandeesquerda"/>
        <w:keepNext w:val="0"/>
        <w:widowControl w:val="0"/>
        <w:numPr>
          <w:ilvl w:val="1"/>
          <w:numId w:val="9"/>
        </w:numPr>
        <w:jc w:val="both"/>
        <w:rPr>
          <w:b w:val="0"/>
          <w:caps w:val="0"/>
        </w:rPr>
      </w:pPr>
      <w:r>
        <w:rPr>
          <w:b w:val="0"/>
          <w:caps w:val="0"/>
        </w:rPr>
        <w:t>O sistema deverá receber algum dos seguintes dados para efetuar a alteração: código ou nome do plano.</w:t>
      </w:r>
    </w:p>
    <w:p w14:paraId="1839DF3B" w14:textId="77777777" w:rsidR="002456F9" w:rsidRDefault="00DD7C1B">
      <w:pPr>
        <w:pStyle w:val="EstiloNormalGrandeesquerda"/>
        <w:keepNext w:val="0"/>
        <w:widowControl w:val="0"/>
        <w:numPr>
          <w:ilvl w:val="2"/>
          <w:numId w:val="9"/>
        </w:numPr>
        <w:jc w:val="both"/>
        <w:rPr>
          <w:b w:val="0"/>
          <w:caps w:val="0"/>
        </w:rPr>
      </w:pPr>
      <w:r>
        <w:rPr>
          <w:b w:val="0"/>
          <w:caps w:val="0"/>
        </w:rPr>
        <w:t>O sistema deverá permitir a alteração de todos os dados do plano selecionado com exceção do “código do plano”.</w:t>
      </w:r>
    </w:p>
    <w:p w14:paraId="7F359746" w14:textId="77777777" w:rsidR="002456F9" w:rsidRDefault="00DD7C1B">
      <w:pPr>
        <w:pStyle w:val="EstiloNormalGrandeesquerda"/>
        <w:keepNext w:val="0"/>
        <w:widowControl w:val="0"/>
        <w:numPr>
          <w:ilvl w:val="1"/>
          <w:numId w:val="9"/>
        </w:numPr>
        <w:jc w:val="both"/>
        <w:rPr>
          <w:b w:val="0"/>
          <w:caps w:val="0"/>
        </w:rPr>
      </w:pPr>
      <w:r>
        <w:rPr>
          <w:b w:val="0"/>
          <w:caps w:val="0"/>
        </w:rPr>
        <w:t>O sistema deverá receber algum dos seguintes dados para efetuar a exclusão: código ou nome do plano.</w:t>
      </w:r>
    </w:p>
    <w:p w14:paraId="45F94527" w14:textId="77777777" w:rsidR="002456F9" w:rsidRDefault="00DD7C1B">
      <w:pPr>
        <w:pStyle w:val="EstiloNormalGrandeesquerda"/>
        <w:keepNext w:val="0"/>
        <w:widowControl w:val="0"/>
        <w:numPr>
          <w:ilvl w:val="2"/>
          <w:numId w:val="9"/>
        </w:numPr>
        <w:jc w:val="both"/>
        <w:rPr>
          <w:b w:val="0"/>
          <w:caps w:val="0"/>
        </w:rPr>
      </w:pPr>
      <w:r>
        <w:rPr>
          <w:b w:val="0"/>
          <w:caps w:val="0"/>
        </w:rPr>
        <w:t>Todos os dados do plano selecionado deverão ser excluídos somente se não exista nenhuma conta vinculada ao plano.</w:t>
      </w:r>
    </w:p>
    <w:p w14:paraId="06DEB23A" w14:textId="77777777" w:rsidR="002456F9" w:rsidRDefault="002456F9">
      <w:pPr>
        <w:pStyle w:val="EstiloNormalGrandeesquerda"/>
        <w:keepNext w:val="0"/>
        <w:widowControl w:val="0"/>
        <w:jc w:val="both"/>
        <w:rPr>
          <w:b w:val="0"/>
          <w:caps w:val="0"/>
        </w:rPr>
      </w:pPr>
    </w:p>
    <w:p w14:paraId="2868125F" w14:textId="77777777" w:rsidR="002456F9" w:rsidRDefault="00DD7C1B">
      <w:pPr>
        <w:pStyle w:val="EstiloNormalGrandeesquerda"/>
        <w:keepNext w:val="0"/>
        <w:widowControl w:val="0"/>
        <w:jc w:val="both"/>
        <w:rPr>
          <w:b w:val="0"/>
        </w:rPr>
      </w:pPr>
      <w:r>
        <w:rPr>
          <w:b w:val="0"/>
        </w:rPr>
        <w:t>Rf08: manter contas</w:t>
      </w:r>
    </w:p>
    <w:p w14:paraId="3B957BF0" w14:textId="77777777" w:rsidR="002456F9" w:rsidRDefault="00DD7C1B">
      <w:pPr>
        <w:pStyle w:val="EstiloNormalGrandeesquerda"/>
        <w:keepNext w:val="0"/>
        <w:widowControl w:val="0"/>
        <w:numPr>
          <w:ilvl w:val="1"/>
          <w:numId w:val="10"/>
        </w:numPr>
        <w:jc w:val="both"/>
        <w:rPr>
          <w:b w:val="0"/>
          <w:caps w:val="0"/>
        </w:rPr>
      </w:pPr>
      <w:r>
        <w:rPr>
          <w:b w:val="0"/>
          <w:caps w:val="0"/>
        </w:rPr>
        <w:t>O sistema deve permitir incluir, consultar, alterar contas e emitir contrato.</w:t>
      </w:r>
    </w:p>
    <w:p w14:paraId="70C06D38" w14:textId="77777777" w:rsidR="002456F9" w:rsidRDefault="00DD7C1B">
      <w:pPr>
        <w:pStyle w:val="EstiloNormalGrandeesquerda"/>
        <w:keepNext w:val="0"/>
        <w:widowControl w:val="0"/>
        <w:numPr>
          <w:ilvl w:val="1"/>
          <w:numId w:val="10"/>
        </w:numPr>
        <w:jc w:val="both"/>
        <w:rPr>
          <w:b w:val="0"/>
          <w:caps w:val="0"/>
        </w:rPr>
      </w:pPr>
      <w:r>
        <w:rPr>
          <w:b w:val="0"/>
          <w:caps w:val="0"/>
        </w:rPr>
        <w:t>O sistema deverá receber os seguintes dados para efetuar a inclusão: número da conta*, CPF do titular*, RG do titular*, nome do titular*, endereço*, bairro*, CEP*, cidade, estado, telefone*, sexo, data de nascimento, estado civil, plano* (pré-cadastrado), dia de vencimento, valor da mensalidade*, carência*, situação da conta* (ativa/em débito/inativa) e data de inclusão.</w:t>
      </w:r>
    </w:p>
    <w:p w14:paraId="212ADEAE" w14:textId="77777777" w:rsidR="002456F9" w:rsidRDefault="00DD7C1B">
      <w:pPr>
        <w:pStyle w:val="EstiloNormalGrandeesquerda"/>
        <w:widowControl w:val="0"/>
        <w:numPr>
          <w:ilvl w:val="2"/>
          <w:numId w:val="10"/>
        </w:numPr>
        <w:jc w:val="both"/>
        <w:rPr>
          <w:b w:val="0"/>
          <w:caps w:val="0"/>
        </w:rPr>
      </w:pPr>
      <w:r>
        <w:rPr>
          <w:b w:val="0"/>
          <w:caps w:val="0"/>
        </w:rPr>
        <w:t>O número da conta deverá ser gerado sequencialmente.</w:t>
      </w:r>
    </w:p>
    <w:p w14:paraId="04AD6AE4" w14:textId="77777777" w:rsidR="002456F9" w:rsidRDefault="00DD7C1B">
      <w:pPr>
        <w:pStyle w:val="EstiloNormalGrandeesquerda"/>
        <w:widowControl w:val="0"/>
        <w:numPr>
          <w:ilvl w:val="2"/>
          <w:numId w:val="10"/>
        </w:numPr>
        <w:jc w:val="both"/>
        <w:rPr>
          <w:b w:val="0"/>
          <w:caps w:val="0"/>
        </w:rPr>
      </w:pPr>
      <w:r>
        <w:rPr>
          <w:b w:val="0"/>
          <w:caps w:val="0"/>
        </w:rPr>
        <w:t>O valor da mensalidade deve estar vinculado ao cadastro do plano escolhido. Caso o valor do plano seja alterado, o valor da conta será alterado conforme a alteração do valor do plano.</w:t>
      </w:r>
    </w:p>
    <w:p w14:paraId="0BEA70B7" w14:textId="77777777" w:rsidR="002456F9" w:rsidRDefault="00DD7C1B">
      <w:pPr>
        <w:pStyle w:val="EstiloNormalGrandeesquerda"/>
        <w:widowControl w:val="0"/>
        <w:numPr>
          <w:ilvl w:val="2"/>
          <w:numId w:val="10"/>
        </w:numPr>
        <w:jc w:val="both"/>
        <w:rPr>
          <w:b w:val="0"/>
          <w:caps w:val="0"/>
        </w:rPr>
      </w:pPr>
      <w:r>
        <w:rPr>
          <w:b w:val="0"/>
          <w:caps w:val="0"/>
        </w:rPr>
        <w:t>O valor da carência deve ser incluído o mesmo do plano no ato da inclusão, não podendo ser alterada caso a carência do plano seja alterado.</w:t>
      </w:r>
    </w:p>
    <w:p w14:paraId="3BF2E5B0" w14:textId="77777777" w:rsidR="002456F9" w:rsidRDefault="00DD7C1B">
      <w:pPr>
        <w:pStyle w:val="EstiloNormalGrandeesquerda"/>
        <w:widowControl w:val="0"/>
        <w:numPr>
          <w:ilvl w:val="2"/>
          <w:numId w:val="10"/>
        </w:numPr>
        <w:jc w:val="both"/>
        <w:rPr>
          <w:b w:val="0"/>
          <w:caps w:val="0"/>
        </w:rPr>
      </w:pPr>
      <w:r>
        <w:rPr>
          <w:b w:val="0"/>
          <w:caps w:val="0"/>
        </w:rPr>
        <w:t xml:space="preserve">O campo de “situação da conta” será padronizado para ser iniciado </w:t>
      </w:r>
      <w:r>
        <w:rPr>
          <w:b w:val="0"/>
          <w:caps w:val="0"/>
        </w:rPr>
        <w:lastRenderedPageBreak/>
        <w:t>como “ativa”.</w:t>
      </w:r>
    </w:p>
    <w:p w14:paraId="7062562B" w14:textId="77777777" w:rsidR="002456F9" w:rsidRDefault="00DD7C1B">
      <w:pPr>
        <w:pStyle w:val="EstiloNormalGrandeesquerda"/>
        <w:keepNext w:val="0"/>
        <w:widowControl w:val="0"/>
        <w:numPr>
          <w:ilvl w:val="1"/>
          <w:numId w:val="10"/>
        </w:numPr>
        <w:jc w:val="both"/>
        <w:rPr>
          <w:b w:val="0"/>
          <w:caps w:val="0"/>
        </w:rPr>
      </w:pPr>
      <w:r>
        <w:rPr>
          <w:b w:val="0"/>
          <w:caps w:val="0"/>
        </w:rPr>
        <w:t>O sistema permitirá a inclusão de dependentes, a quantidade de dependentes deve ser incluída a mesma do plano no ato da inclusão, podendo ser alterada caso a quantidade do plano seja alterado.</w:t>
      </w:r>
    </w:p>
    <w:p w14:paraId="0790A988" w14:textId="77777777" w:rsidR="002456F9" w:rsidRDefault="00DD7C1B">
      <w:pPr>
        <w:pStyle w:val="EstiloNormalGrandeesquerda"/>
        <w:keepNext w:val="0"/>
        <w:widowControl w:val="0"/>
        <w:numPr>
          <w:ilvl w:val="2"/>
          <w:numId w:val="10"/>
        </w:numPr>
        <w:jc w:val="both"/>
        <w:rPr>
          <w:b w:val="0"/>
          <w:caps w:val="0"/>
        </w:rPr>
      </w:pPr>
      <w:r>
        <w:rPr>
          <w:b w:val="0"/>
          <w:caps w:val="0"/>
        </w:rPr>
        <w:t>O sistema deverá receber os seguintes dados para efetuar a inclusão de dependentes: CPF*, RG*, dependente*, data de nascimento* e parentesco*.</w:t>
      </w:r>
    </w:p>
    <w:p w14:paraId="53C48E43" w14:textId="77777777" w:rsidR="002456F9" w:rsidRDefault="00DD7C1B">
      <w:pPr>
        <w:pStyle w:val="EstiloNormalGrandeesquerda"/>
        <w:keepNext w:val="0"/>
        <w:widowControl w:val="0"/>
        <w:numPr>
          <w:ilvl w:val="1"/>
          <w:numId w:val="10"/>
        </w:numPr>
        <w:jc w:val="both"/>
        <w:rPr>
          <w:b w:val="0"/>
          <w:caps w:val="0"/>
        </w:rPr>
      </w:pPr>
      <w:r>
        <w:rPr>
          <w:b w:val="0"/>
          <w:caps w:val="0"/>
        </w:rPr>
        <w:t>O sistema deverá gerar uma nova mensalidade conforme o dia escolhido pelo titular da conta.</w:t>
      </w:r>
    </w:p>
    <w:p w14:paraId="36928199" w14:textId="77777777" w:rsidR="002456F9" w:rsidRDefault="00DD7C1B">
      <w:pPr>
        <w:pStyle w:val="EstiloNormalGrandeesquerda"/>
        <w:keepNext w:val="0"/>
        <w:widowControl w:val="0"/>
        <w:numPr>
          <w:ilvl w:val="1"/>
          <w:numId w:val="10"/>
        </w:numPr>
        <w:jc w:val="both"/>
        <w:rPr>
          <w:b w:val="0"/>
          <w:caps w:val="0"/>
        </w:rPr>
      </w:pPr>
      <w:r>
        <w:rPr>
          <w:b w:val="0"/>
          <w:caps w:val="0"/>
        </w:rPr>
        <w:t>O sistema deverá receber algum dos seguintes dados para efetuar a alteração: numero da conta ou nome do titular.</w:t>
      </w:r>
    </w:p>
    <w:p w14:paraId="2D829B95" w14:textId="77777777" w:rsidR="002456F9" w:rsidRDefault="00DD7C1B">
      <w:pPr>
        <w:pStyle w:val="EstiloNormalGrandeesquerda"/>
        <w:keepNext w:val="0"/>
        <w:widowControl w:val="0"/>
        <w:numPr>
          <w:ilvl w:val="1"/>
          <w:numId w:val="10"/>
        </w:numPr>
        <w:jc w:val="both"/>
        <w:rPr>
          <w:b w:val="0"/>
          <w:caps w:val="0"/>
        </w:rPr>
      </w:pPr>
      <w:r>
        <w:rPr>
          <w:b w:val="0"/>
          <w:caps w:val="0"/>
        </w:rPr>
        <w:t>O sistema deverá permitir a alteração de todos os dados da conta selecionada com exceção do número da conta, valor da mensalidade, carência, situação da conta e data de inclusão.</w:t>
      </w:r>
    </w:p>
    <w:p w14:paraId="0697642C" w14:textId="77777777" w:rsidR="002456F9" w:rsidRDefault="00DD7C1B">
      <w:pPr>
        <w:pStyle w:val="EstiloNormalGrandeesquerda"/>
        <w:keepNext w:val="0"/>
        <w:widowControl w:val="0"/>
        <w:numPr>
          <w:ilvl w:val="1"/>
          <w:numId w:val="10"/>
        </w:numPr>
        <w:jc w:val="both"/>
        <w:rPr>
          <w:b w:val="0"/>
          <w:caps w:val="0"/>
        </w:rPr>
      </w:pPr>
      <w:r>
        <w:rPr>
          <w:b w:val="0"/>
          <w:caps w:val="0"/>
        </w:rPr>
        <w:t>O sistema deverá emitir um contrato da conta ao término de uma inclusão ou alteração.</w:t>
      </w:r>
    </w:p>
    <w:p w14:paraId="78EA9292" w14:textId="77777777" w:rsidR="002456F9" w:rsidRDefault="00DD7C1B">
      <w:pPr>
        <w:pStyle w:val="EstiloNormalGrandeesquerda"/>
        <w:keepNext w:val="0"/>
        <w:widowControl w:val="0"/>
        <w:numPr>
          <w:ilvl w:val="2"/>
          <w:numId w:val="10"/>
        </w:numPr>
        <w:jc w:val="both"/>
        <w:rPr>
          <w:b w:val="0"/>
          <w:caps w:val="0"/>
        </w:rPr>
      </w:pPr>
      <w:r>
        <w:rPr>
          <w:b w:val="0"/>
          <w:caps w:val="0"/>
        </w:rPr>
        <w:t>O contrato deverá conter todas as informações da funerária e da conta criada, junto das seguintes cláusulas e regulamentos:</w:t>
      </w:r>
    </w:p>
    <w:p w14:paraId="5A05D9C8" w14:textId="77777777" w:rsidR="002456F9" w:rsidRDefault="002456F9">
      <w:pPr>
        <w:pStyle w:val="EstiloNormalGrandeesquerda"/>
        <w:keepNext w:val="0"/>
        <w:widowControl w:val="0"/>
        <w:ind w:left="568"/>
        <w:jc w:val="both"/>
        <w:rPr>
          <w:b w:val="0"/>
          <w:caps w:val="0"/>
        </w:rPr>
      </w:pPr>
    </w:p>
    <w:p w14:paraId="2D80B97B" w14:textId="77777777" w:rsidR="002456F9" w:rsidRDefault="00DD7C1B">
      <w:pPr>
        <w:pStyle w:val="EstiloNormalGrandeesquerda"/>
        <w:keepNext w:val="0"/>
        <w:widowControl w:val="0"/>
        <w:ind w:left="-142"/>
        <w:jc w:val="both"/>
        <w:rPr>
          <w:b w:val="0"/>
          <w:caps w:val="0"/>
        </w:rPr>
      </w:pPr>
      <w:r>
        <w:rPr>
          <w:b w:val="0"/>
          <w:caps w:val="0"/>
          <w:noProof/>
          <w:lang w:eastAsia="pt-BR"/>
        </w:rPr>
        <w:lastRenderedPageBreak/>
        <w:drawing>
          <wp:inline distT="0" distB="0" distL="0" distR="0" wp14:anchorId="5B619444" wp14:editId="4981DD01">
            <wp:extent cx="5630545" cy="8891905"/>
            <wp:effectExtent l="19050" t="0" r="8255" b="0"/>
            <wp:docPr id="54" name="Imagem 53" descr="Plano Familiar Bom Jesus - Contra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3" descr="Plano Familiar Bom Jesus - Contrato-1.jpg"/>
                    <pic:cNvPicPr>
                      <a:picLocks noChangeAspect="1"/>
                    </pic:cNvPicPr>
                  </pic:nvPicPr>
                  <pic:blipFill>
                    <a:blip r:embed="rId13" cstate="print"/>
                    <a:stretch>
                      <a:fillRect/>
                    </a:stretch>
                  </pic:blipFill>
                  <pic:spPr>
                    <a:xfrm>
                      <a:off x="0" y="0"/>
                      <a:ext cx="5630545" cy="8891905"/>
                    </a:xfrm>
                    <a:prstGeom prst="rect">
                      <a:avLst/>
                    </a:prstGeom>
                  </pic:spPr>
                </pic:pic>
              </a:graphicData>
            </a:graphic>
          </wp:inline>
        </w:drawing>
      </w:r>
    </w:p>
    <w:p w14:paraId="3E5865C5" w14:textId="77777777" w:rsidR="002456F9" w:rsidRDefault="00DD7C1B">
      <w:pPr>
        <w:pStyle w:val="EstiloNormalGrandeesquerda"/>
        <w:keepNext w:val="0"/>
        <w:widowControl w:val="0"/>
        <w:ind w:left="-284"/>
        <w:jc w:val="both"/>
        <w:rPr>
          <w:b w:val="0"/>
          <w:caps w:val="0"/>
        </w:rPr>
      </w:pPr>
      <w:r>
        <w:rPr>
          <w:b w:val="0"/>
          <w:caps w:val="0"/>
          <w:noProof/>
          <w:lang w:eastAsia="pt-BR"/>
        </w:rPr>
        <w:lastRenderedPageBreak/>
        <w:drawing>
          <wp:inline distT="0" distB="0" distL="0" distR="0" wp14:anchorId="16084336" wp14:editId="56072BE8">
            <wp:extent cx="5760085" cy="8710930"/>
            <wp:effectExtent l="19050" t="0" r="0" b="0"/>
            <wp:docPr id="55" name="Imagem 54" descr="Plano Familiar Bom Jesus - Contra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4" descr="Plano Familiar Bom Jesus - Contrato-2.jpg"/>
                    <pic:cNvPicPr>
                      <a:picLocks noChangeAspect="1"/>
                    </pic:cNvPicPr>
                  </pic:nvPicPr>
                  <pic:blipFill>
                    <a:blip r:embed="rId14" cstate="print"/>
                    <a:stretch>
                      <a:fillRect/>
                    </a:stretch>
                  </pic:blipFill>
                  <pic:spPr>
                    <a:xfrm>
                      <a:off x="0" y="0"/>
                      <a:ext cx="5760085" cy="8710930"/>
                    </a:xfrm>
                    <a:prstGeom prst="rect">
                      <a:avLst/>
                    </a:prstGeom>
                  </pic:spPr>
                </pic:pic>
              </a:graphicData>
            </a:graphic>
          </wp:inline>
        </w:drawing>
      </w:r>
    </w:p>
    <w:p w14:paraId="60451859" w14:textId="77777777" w:rsidR="002456F9" w:rsidRDefault="00DD7C1B">
      <w:pPr>
        <w:pStyle w:val="EstiloNormalGrandeesquerda"/>
        <w:keepNext w:val="0"/>
        <w:widowControl w:val="0"/>
        <w:ind w:left="-284"/>
        <w:jc w:val="both"/>
        <w:rPr>
          <w:b w:val="0"/>
          <w:caps w:val="0"/>
        </w:rPr>
      </w:pPr>
      <w:r>
        <w:rPr>
          <w:b w:val="0"/>
          <w:caps w:val="0"/>
          <w:noProof/>
          <w:lang w:eastAsia="pt-BR"/>
        </w:rPr>
        <w:lastRenderedPageBreak/>
        <w:drawing>
          <wp:inline distT="0" distB="0" distL="0" distR="0" wp14:anchorId="6C2C5372" wp14:editId="7B8A3964">
            <wp:extent cx="5760085" cy="7007860"/>
            <wp:effectExtent l="19050" t="0" r="0" b="0"/>
            <wp:docPr id="56" name="Imagem 55" descr="Plano Familiar Bom Jesus - Contra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5" descr="Plano Familiar Bom Jesus - Contrato-3.jpg"/>
                    <pic:cNvPicPr>
                      <a:picLocks noChangeAspect="1"/>
                    </pic:cNvPicPr>
                  </pic:nvPicPr>
                  <pic:blipFill>
                    <a:blip r:embed="rId15" cstate="print"/>
                    <a:stretch>
                      <a:fillRect/>
                    </a:stretch>
                  </pic:blipFill>
                  <pic:spPr>
                    <a:xfrm>
                      <a:off x="0" y="0"/>
                      <a:ext cx="5760085" cy="7007860"/>
                    </a:xfrm>
                    <a:prstGeom prst="rect">
                      <a:avLst/>
                    </a:prstGeom>
                  </pic:spPr>
                </pic:pic>
              </a:graphicData>
            </a:graphic>
          </wp:inline>
        </w:drawing>
      </w:r>
    </w:p>
    <w:p w14:paraId="55C3E9BE" w14:textId="77777777" w:rsidR="002456F9" w:rsidRDefault="00DD7C1B">
      <w:pPr>
        <w:pStyle w:val="EstiloNormalGrandeesquerda"/>
        <w:keepNext w:val="0"/>
        <w:widowControl w:val="0"/>
        <w:numPr>
          <w:ilvl w:val="2"/>
          <w:numId w:val="10"/>
        </w:numPr>
        <w:jc w:val="both"/>
        <w:rPr>
          <w:b w:val="0"/>
          <w:caps w:val="0"/>
        </w:rPr>
      </w:pPr>
      <w:r>
        <w:rPr>
          <w:b w:val="0"/>
          <w:caps w:val="0"/>
        </w:rPr>
        <w:t>A data de emissão deverá ser preenchida automaticamente com a data atual do S.O.</w:t>
      </w:r>
    </w:p>
    <w:p w14:paraId="57EB0EF0" w14:textId="77777777" w:rsidR="002456F9" w:rsidRDefault="00DD7C1B">
      <w:pPr>
        <w:pStyle w:val="EstiloNormalGrandeesquerda"/>
        <w:keepNext w:val="0"/>
        <w:widowControl w:val="0"/>
        <w:numPr>
          <w:ilvl w:val="1"/>
          <w:numId w:val="10"/>
        </w:numPr>
        <w:jc w:val="both"/>
        <w:rPr>
          <w:b w:val="0"/>
          <w:caps w:val="0"/>
        </w:rPr>
      </w:pPr>
      <w:r>
        <w:rPr>
          <w:b w:val="0"/>
          <w:caps w:val="0"/>
        </w:rPr>
        <w:t>O sistema deverá receber algum dos seguintes dados para efetuar a consulta: numero da conta ou nome do titular.</w:t>
      </w:r>
    </w:p>
    <w:p w14:paraId="6FA9031F" w14:textId="77777777" w:rsidR="002456F9" w:rsidRDefault="00DD7C1B">
      <w:pPr>
        <w:pStyle w:val="EstiloNormalGrandeesquerda"/>
        <w:keepNext w:val="0"/>
        <w:widowControl w:val="0"/>
        <w:numPr>
          <w:ilvl w:val="2"/>
          <w:numId w:val="10"/>
        </w:numPr>
        <w:jc w:val="both"/>
        <w:rPr>
          <w:b w:val="0"/>
          <w:caps w:val="0"/>
        </w:rPr>
      </w:pPr>
      <w:r>
        <w:rPr>
          <w:b w:val="0"/>
          <w:caps w:val="0"/>
        </w:rPr>
        <w:t>O sistema deverá exibir todos os dados da conta pesquisada.</w:t>
      </w:r>
    </w:p>
    <w:p w14:paraId="41E9B8B8" w14:textId="77777777" w:rsidR="002456F9" w:rsidRDefault="002456F9">
      <w:pPr>
        <w:pStyle w:val="EstiloNormalGrandeesquerda"/>
        <w:keepNext w:val="0"/>
        <w:widowControl w:val="0"/>
        <w:ind w:left="568"/>
        <w:jc w:val="both"/>
        <w:rPr>
          <w:b w:val="0"/>
          <w:caps w:val="0"/>
        </w:rPr>
      </w:pPr>
    </w:p>
    <w:p w14:paraId="3E603972" w14:textId="77777777" w:rsidR="002456F9" w:rsidRDefault="002456F9">
      <w:pPr>
        <w:pStyle w:val="EstiloNormalGrandeesquerda"/>
        <w:keepNext w:val="0"/>
        <w:widowControl w:val="0"/>
        <w:ind w:left="568"/>
        <w:jc w:val="both"/>
        <w:rPr>
          <w:b w:val="0"/>
          <w:caps w:val="0"/>
        </w:rPr>
      </w:pPr>
    </w:p>
    <w:p w14:paraId="0C8892A6" w14:textId="77777777" w:rsidR="002456F9" w:rsidRDefault="00DD7C1B">
      <w:pPr>
        <w:pStyle w:val="EstiloNormalGrandeesquerda"/>
        <w:keepNext w:val="0"/>
        <w:widowControl w:val="0"/>
        <w:jc w:val="both"/>
        <w:rPr>
          <w:b w:val="0"/>
        </w:rPr>
      </w:pPr>
      <w:r>
        <w:rPr>
          <w:b w:val="0"/>
        </w:rPr>
        <w:lastRenderedPageBreak/>
        <w:t xml:space="preserve">rf09: </w:t>
      </w:r>
      <w:r>
        <w:rPr>
          <w:b w:val="0"/>
          <w:caps w:val="0"/>
        </w:rPr>
        <w:t xml:space="preserve">MANTER </w:t>
      </w:r>
      <w:r>
        <w:rPr>
          <w:b w:val="0"/>
        </w:rPr>
        <w:t>óbitos</w:t>
      </w:r>
    </w:p>
    <w:p w14:paraId="6E6EA1AD" w14:textId="77777777" w:rsidR="002456F9" w:rsidRDefault="00DD7C1B">
      <w:pPr>
        <w:pStyle w:val="EstiloNormalGrandeesquerda"/>
        <w:keepNext w:val="0"/>
        <w:widowControl w:val="0"/>
        <w:numPr>
          <w:ilvl w:val="1"/>
          <w:numId w:val="11"/>
        </w:numPr>
        <w:jc w:val="both"/>
        <w:rPr>
          <w:b w:val="0"/>
          <w:caps w:val="0"/>
        </w:rPr>
      </w:pPr>
      <w:r>
        <w:rPr>
          <w:b w:val="0"/>
          <w:caps w:val="0"/>
        </w:rPr>
        <w:t>O sistema deve permitir incluir, consultar, alterar e excluir óbitos.</w:t>
      </w:r>
    </w:p>
    <w:p w14:paraId="253D4C9B" w14:textId="77777777" w:rsidR="002456F9" w:rsidRDefault="00DD7C1B">
      <w:pPr>
        <w:pStyle w:val="EstiloNormalGrandeesquerda"/>
        <w:keepNext w:val="0"/>
        <w:widowControl w:val="0"/>
        <w:numPr>
          <w:ilvl w:val="1"/>
          <w:numId w:val="11"/>
        </w:numPr>
        <w:jc w:val="both"/>
        <w:rPr>
          <w:b w:val="0"/>
          <w:caps w:val="0"/>
        </w:rPr>
      </w:pPr>
      <w:r>
        <w:rPr>
          <w:b w:val="0"/>
          <w:caps w:val="0"/>
        </w:rPr>
        <w:t>O sistema deverá receber os seguintes dados para efetuar a inclusão de óbitos: código do óbito*, número da conta* (pré-cadastrado), nome do falecido* (pré-cadastrado), causa, local do óbito, data do óbito*, horário do óbito, local do velório, data do velório, horário do velório, local do enterro, data do enterro* e horário do enterro.</w:t>
      </w:r>
    </w:p>
    <w:p w14:paraId="3BB0995F" w14:textId="77777777" w:rsidR="002456F9" w:rsidRDefault="00DD7C1B">
      <w:pPr>
        <w:pStyle w:val="EstiloNormalGrandeesquerda"/>
        <w:keepNext w:val="0"/>
        <w:widowControl w:val="0"/>
        <w:numPr>
          <w:ilvl w:val="2"/>
          <w:numId w:val="11"/>
        </w:numPr>
        <w:jc w:val="both"/>
        <w:rPr>
          <w:b w:val="0"/>
          <w:caps w:val="0"/>
        </w:rPr>
      </w:pPr>
      <w:r>
        <w:rPr>
          <w:b w:val="0"/>
          <w:caps w:val="0"/>
        </w:rPr>
        <w:t>O código do óbito deverá ser gerado sequencialmente.</w:t>
      </w:r>
    </w:p>
    <w:p w14:paraId="00F89ACC" w14:textId="77777777" w:rsidR="002456F9" w:rsidRDefault="00DD7C1B">
      <w:pPr>
        <w:pStyle w:val="EstiloNormalGrandeesquerda"/>
        <w:keepNext w:val="0"/>
        <w:widowControl w:val="0"/>
        <w:numPr>
          <w:ilvl w:val="2"/>
          <w:numId w:val="11"/>
        </w:numPr>
        <w:jc w:val="both"/>
        <w:rPr>
          <w:b w:val="0"/>
          <w:caps w:val="0"/>
        </w:rPr>
      </w:pPr>
      <w:r>
        <w:rPr>
          <w:b w:val="0"/>
          <w:caps w:val="0"/>
        </w:rPr>
        <w:t>O campo “nome do falecido” poderá ser somente o titular da conta ou seus dependentes.</w:t>
      </w:r>
    </w:p>
    <w:p w14:paraId="5C5729F2" w14:textId="77777777" w:rsidR="002456F9" w:rsidRDefault="00DD7C1B">
      <w:pPr>
        <w:pStyle w:val="EstiloNormalGrandeesquerda"/>
        <w:keepNext w:val="0"/>
        <w:widowControl w:val="0"/>
        <w:numPr>
          <w:ilvl w:val="1"/>
          <w:numId w:val="11"/>
        </w:numPr>
        <w:jc w:val="both"/>
        <w:rPr>
          <w:b w:val="0"/>
          <w:caps w:val="0"/>
        </w:rPr>
      </w:pPr>
      <w:r>
        <w:rPr>
          <w:b w:val="0"/>
          <w:caps w:val="0"/>
        </w:rPr>
        <w:t>O sistema deverá receber algum dos seguintes dados para efetuar a alteração: nome do titular, nome do falecido ou data do óbito.</w:t>
      </w:r>
    </w:p>
    <w:p w14:paraId="16F11EB5" w14:textId="77777777" w:rsidR="002456F9" w:rsidRDefault="00DD7C1B">
      <w:pPr>
        <w:pStyle w:val="EstiloNormalGrandeesquerda"/>
        <w:keepNext w:val="0"/>
        <w:widowControl w:val="0"/>
        <w:numPr>
          <w:ilvl w:val="2"/>
          <w:numId w:val="11"/>
        </w:numPr>
        <w:jc w:val="both"/>
        <w:rPr>
          <w:b w:val="0"/>
          <w:caps w:val="0"/>
        </w:rPr>
      </w:pPr>
      <w:r>
        <w:rPr>
          <w:b w:val="0"/>
          <w:caps w:val="0"/>
        </w:rPr>
        <w:t>O sistema deverá permitir a alteração de todos os dados do óbito selecionado com exceção do “código do óbito”.</w:t>
      </w:r>
    </w:p>
    <w:p w14:paraId="3B33B303" w14:textId="77777777" w:rsidR="002456F9" w:rsidRDefault="00DD7C1B">
      <w:pPr>
        <w:pStyle w:val="EstiloNormalGrandeesquerda"/>
        <w:keepNext w:val="0"/>
        <w:widowControl w:val="0"/>
        <w:numPr>
          <w:ilvl w:val="1"/>
          <w:numId w:val="11"/>
        </w:numPr>
        <w:jc w:val="both"/>
        <w:rPr>
          <w:b w:val="0"/>
          <w:caps w:val="0"/>
        </w:rPr>
      </w:pPr>
      <w:r>
        <w:rPr>
          <w:b w:val="0"/>
          <w:caps w:val="0"/>
        </w:rPr>
        <w:t>O sistema deverá emitir um relatório com todas as informações do óbito ao término de uma inclusão ou alteração para disponibilizar no painel da funerária.</w:t>
      </w:r>
    </w:p>
    <w:p w14:paraId="496748D7" w14:textId="77777777" w:rsidR="002456F9" w:rsidRDefault="00DD7C1B">
      <w:pPr>
        <w:pStyle w:val="EstiloNormalGrandeesquerda"/>
        <w:keepNext w:val="0"/>
        <w:widowControl w:val="0"/>
        <w:numPr>
          <w:ilvl w:val="1"/>
          <w:numId w:val="11"/>
        </w:numPr>
        <w:jc w:val="both"/>
        <w:rPr>
          <w:b w:val="0"/>
          <w:caps w:val="0"/>
        </w:rPr>
      </w:pPr>
      <w:r>
        <w:rPr>
          <w:b w:val="0"/>
          <w:caps w:val="0"/>
        </w:rPr>
        <w:t>O sistema deverá receber algum dos seguintes dados para efetuar a consulta: nome do titular ou nome do falecido ou data do óbito.</w:t>
      </w:r>
    </w:p>
    <w:p w14:paraId="1A623647" w14:textId="77777777" w:rsidR="002456F9" w:rsidRDefault="00DD7C1B">
      <w:pPr>
        <w:pStyle w:val="EstiloNormalGrandeesquerda"/>
        <w:keepNext w:val="0"/>
        <w:widowControl w:val="0"/>
        <w:numPr>
          <w:ilvl w:val="2"/>
          <w:numId w:val="11"/>
        </w:numPr>
        <w:jc w:val="both"/>
        <w:rPr>
          <w:b w:val="0"/>
          <w:caps w:val="0"/>
        </w:rPr>
      </w:pPr>
      <w:r>
        <w:rPr>
          <w:b w:val="0"/>
          <w:caps w:val="0"/>
        </w:rPr>
        <w:t>O sistema deverá exibir todos os dados do óbito pesquisado.</w:t>
      </w:r>
    </w:p>
    <w:p w14:paraId="44C8F0EC" w14:textId="77777777" w:rsidR="002456F9" w:rsidRDefault="00DD7C1B">
      <w:pPr>
        <w:pStyle w:val="EstiloNormalGrandeesquerda"/>
        <w:keepNext w:val="0"/>
        <w:widowControl w:val="0"/>
        <w:numPr>
          <w:ilvl w:val="1"/>
          <w:numId w:val="11"/>
        </w:numPr>
        <w:jc w:val="both"/>
        <w:rPr>
          <w:b w:val="0"/>
          <w:caps w:val="0"/>
        </w:rPr>
      </w:pPr>
      <w:r>
        <w:rPr>
          <w:b w:val="0"/>
          <w:caps w:val="0"/>
        </w:rPr>
        <w:t>O sistema deverá receber algum dos seguintes dados para efetuar a exclusão: nome do titular, nome do falecido ou data do óbito.</w:t>
      </w:r>
    </w:p>
    <w:p w14:paraId="6BCF713D" w14:textId="77777777" w:rsidR="002456F9" w:rsidRDefault="00DD7C1B">
      <w:pPr>
        <w:pStyle w:val="EstiloNormalGrandeesquerda"/>
        <w:keepNext w:val="0"/>
        <w:widowControl w:val="0"/>
        <w:numPr>
          <w:ilvl w:val="2"/>
          <w:numId w:val="11"/>
        </w:numPr>
        <w:jc w:val="both"/>
        <w:rPr>
          <w:b w:val="0"/>
          <w:caps w:val="0"/>
        </w:rPr>
      </w:pPr>
      <w:r>
        <w:rPr>
          <w:b w:val="0"/>
          <w:caps w:val="0"/>
        </w:rPr>
        <w:t>Todos os dados do óbito selecionado deverão ser excluídos.</w:t>
      </w:r>
    </w:p>
    <w:p w14:paraId="10381365" w14:textId="77777777" w:rsidR="002456F9" w:rsidRDefault="002456F9">
      <w:pPr>
        <w:pStyle w:val="EstiloNormalGrandeesquerda"/>
        <w:keepNext w:val="0"/>
        <w:widowControl w:val="0"/>
        <w:jc w:val="both"/>
        <w:rPr>
          <w:b w:val="0"/>
          <w:caps w:val="0"/>
        </w:rPr>
      </w:pPr>
    </w:p>
    <w:p w14:paraId="524CC243" w14:textId="77777777" w:rsidR="002456F9" w:rsidRDefault="00DD7C1B">
      <w:pPr>
        <w:pStyle w:val="EstiloNormalGrandeesquerda"/>
        <w:keepNext w:val="0"/>
        <w:widowControl w:val="0"/>
        <w:ind w:left="113"/>
        <w:jc w:val="both"/>
        <w:rPr>
          <w:b w:val="0"/>
        </w:rPr>
      </w:pPr>
      <w:r>
        <w:rPr>
          <w:b w:val="0"/>
        </w:rPr>
        <w:t xml:space="preserve">rf10: </w:t>
      </w:r>
      <w:r>
        <w:rPr>
          <w:b w:val="0"/>
          <w:caps w:val="0"/>
        </w:rPr>
        <w:t xml:space="preserve">CONTROLE DE ESTOQUE DE </w:t>
      </w:r>
      <w:r>
        <w:rPr>
          <w:b w:val="0"/>
        </w:rPr>
        <w:t>materiais</w:t>
      </w:r>
    </w:p>
    <w:p w14:paraId="65C5637F" w14:textId="77777777" w:rsidR="002456F9" w:rsidRDefault="00DD7C1B">
      <w:pPr>
        <w:pStyle w:val="EstiloNormalGrandeesquerda"/>
        <w:keepNext w:val="0"/>
        <w:widowControl w:val="0"/>
        <w:numPr>
          <w:ilvl w:val="1"/>
          <w:numId w:val="12"/>
        </w:numPr>
        <w:jc w:val="both"/>
        <w:rPr>
          <w:b w:val="0"/>
          <w:caps w:val="0"/>
        </w:rPr>
      </w:pPr>
      <w:r>
        <w:rPr>
          <w:b w:val="0"/>
          <w:caps w:val="0"/>
        </w:rPr>
        <w:t>O sistema deve ser capaz controlar entrada e saída de materiais.</w:t>
      </w:r>
    </w:p>
    <w:p w14:paraId="6086F333" w14:textId="77777777" w:rsidR="002456F9" w:rsidRDefault="00DD7C1B">
      <w:pPr>
        <w:pStyle w:val="EstiloNormalGrandeesquerda"/>
        <w:keepNext w:val="0"/>
        <w:widowControl w:val="0"/>
        <w:numPr>
          <w:ilvl w:val="1"/>
          <w:numId w:val="12"/>
        </w:numPr>
        <w:jc w:val="both"/>
        <w:rPr>
          <w:b w:val="0"/>
          <w:caps w:val="0"/>
        </w:rPr>
      </w:pPr>
      <w:r>
        <w:rPr>
          <w:b w:val="0"/>
          <w:caps w:val="0"/>
        </w:rPr>
        <w:t>O sistema deverá receber os seguintes dados controlar o estoque de materiais: material (pré-cadastrado)*, quantidade*, tipo de operação* (entrada ou saída)</w:t>
      </w:r>
      <w:r w:rsidR="003820DF">
        <w:rPr>
          <w:b w:val="0"/>
          <w:caps w:val="0"/>
        </w:rPr>
        <w:t>.</w:t>
      </w:r>
    </w:p>
    <w:p w14:paraId="342CD33B" w14:textId="77777777" w:rsidR="002456F9" w:rsidRDefault="00DD7C1B">
      <w:pPr>
        <w:pStyle w:val="EstiloNormalGrandeesquerda"/>
        <w:keepNext w:val="0"/>
        <w:widowControl w:val="0"/>
        <w:numPr>
          <w:ilvl w:val="2"/>
          <w:numId w:val="12"/>
        </w:numPr>
        <w:jc w:val="both"/>
        <w:rPr>
          <w:b w:val="0"/>
          <w:caps w:val="0"/>
        </w:rPr>
      </w:pPr>
      <w:r>
        <w:rPr>
          <w:b w:val="0"/>
          <w:caps w:val="0"/>
        </w:rPr>
        <w:t>O sistema deverá ser capaz de subtrair do estoque de materiais caso o tipo da operação seja “saída”.</w:t>
      </w:r>
    </w:p>
    <w:p w14:paraId="36B040E5" w14:textId="77777777" w:rsidR="002456F9" w:rsidRDefault="00DD7C1B">
      <w:pPr>
        <w:pStyle w:val="EstiloNormalGrandeesquerda"/>
        <w:keepNext w:val="0"/>
        <w:widowControl w:val="0"/>
        <w:numPr>
          <w:ilvl w:val="3"/>
          <w:numId w:val="12"/>
        </w:numPr>
        <w:jc w:val="both"/>
        <w:rPr>
          <w:b w:val="0"/>
          <w:caps w:val="0"/>
        </w:rPr>
      </w:pPr>
      <w:r>
        <w:rPr>
          <w:b w:val="0"/>
          <w:caps w:val="0"/>
        </w:rPr>
        <w:t>O sistema não permitirá a subtração de materiais caso a quantidade de saída seja menor que a quantidade em estoque.</w:t>
      </w:r>
    </w:p>
    <w:p w14:paraId="22B66F74" w14:textId="77777777" w:rsidR="002456F9" w:rsidRDefault="00DD7C1B">
      <w:pPr>
        <w:pStyle w:val="EstiloNormalGrandeesquerda"/>
        <w:keepNext w:val="0"/>
        <w:widowControl w:val="0"/>
        <w:numPr>
          <w:ilvl w:val="2"/>
          <w:numId w:val="13"/>
        </w:numPr>
        <w:jc w:val="both"/>
        <w:rPr>
          <w:b w:val="0"/>
          <w:caps w:val="0"/>
        </w:rPr>
      </w:pPr>
      <w:r>
        <w:rPr>
          <w:b w:val="0"/>
          <w:caps w:val="0"/>
        </w:rPr>
        <w:t xml:space="preserve">O sistema deverá ser capaz de adicionar ao estoque de materiais caso o tipo da operação seja “entrada”. </w:t>
      </w:r>
    </w:p>
    <w:p w14:paraId="4BDE7BF3" w14:textId="77777777" w:rsidR="002456F9" w:rsidRDefault="00DD7C1B">
      <w:pPr>
        <w:pStyle w:val="EstiloNormalGrandeesquerda"/>
        <w:keepNext w:val="0"/>
        <w:widowControl w:val="0"/>
        <w:numPr>
          <w:ilvl w:val="3"/>
          <w:numId w:val="13"/>
        </w:numPr>
        <w:jc w:val="both"/>
        <w:rPr>
          <w:b w:val="0"/>
          <w:caps w:val="0"/>
        </w:rPr>
      </w:pPr>
      <w:r>
        <w:rPr>
          <w:b w:val="0"/>
          <w:caps w:val="0"/>
        </w:rPr>
        <w:lastRenderedPageBreak/>
        <w:t>No caso da entrada de materiais, o sistema deverá receber mais os seguintes dados: fornecedor*, valor* e data de pagamento.</w:t>
      </w:r>
    </w:p>
    <w:p w14:paraId="3145E5B5" w14:textId="77777777" w:rsidR="002456F9" w:rsidRDefault="002456F9">
      <w:pPr>
        <w:pStyle w:val="EstiloNormalGrandeesquerda"/>
        <w:keepNext w:val="0"/>
        <w:widowControl w:val="0"/>
        <w:ind w:firstLine="709"/>
        <w:jc w:val="both"/>
        <w:rPr>
          <w:b w:val="0"/>
          <w:caps w:val="0"/>
        </w:rPr>
      </w:pPr>
    </w:p>
    <w:p w14:paraId="618A0EB8" w14:textId="77777777" w:rsidR="002456F9" w:rsidRDefault="00DD7C1B">
      <w:pPr>
        <w:pStyle w:val="EstiloNormalGrandeesquerda"/>
        <w:keepNext w:val="0"/>
        <w:widowControl w:val="0"/>
        <w:ind w:left="113"/>
        <w:jc w:val="both"/>
        <w:rPr>
          <w:b w:val="0"/>
          <w:caps w:val="0"/>
        </w:rPr>
      </w:pPr>
      <w:r>
        <w:rPr>
          <w:b w:val="0"/>
          <w:caps w:val="0"/>
        </w:rPr>
        <w:t>RF11: CONTROLE DE EMPRESTIMO DE MATERIAIS</w:t>
      </w:r>
    </w:p>
    <w:p w14:paraId="08638B01" w14:textId="77777777" w:rsidR="002456F9" w:rsidRDefault="00DD7C1B">
      <w:pPr>
        <w:pStyle w:val="EstiloNormalGrandeesquerda"/>
        <w:keepNext w:val="0"/>
        <w:widowControl w:val="0"/>
        <w:numPr>
          <w:ilvl w:val="1"/>
          <w:numId w:val="14"/>
        </w:numPr>
        <w:jc w:val="both"/>
        <w:rPr>
          <w:b w:val="0"/>
          <w:caps w:val="0"/>
        </w:rPr>
      </w:pPr>
      <w:r>
        <w:rPr>
          <w:b w:val="0"/>
          <w:caps w:val="0"/>
        </w:rPr>
        <w:t>O sistema deve permitir incluir e consultar empréstimos pendentes de materiais.</w:t>
      </w:r>
    </w:p>
    <w:p w14:paraId="6DD856E3" w14:textId="77777777" w:rsidR="002456F9" w:rsidRDefault="00DD7C1B">
      <w:pPr>
        <w:pStyle w:val="EstiloNormalGrandeesquerda"/>
        <w:keepNext w:val="0"/>
        <w:widowControl w:val="0"/>
        <w:numPr>
          <w:ilvl w:val="1"/>
          <w:numId w:val="14"/>
        </w:numPr>
        <w:jc w:val="both"/>
        <w:rPr>
          <w:b w:val="0"/>
          <w:caps w:val="0"/>
        </w:rPr>
      </w:pPr>
      <w:r>
        <w:rPr>
          <w:b w:val="0"/>
          <w:caps w:val="0"/>
        </w:rPr>
        <w:t>O sistema deverá apresentar todos os titulares com empréstimos pendentes cuja data de devolução estejam em branco.</w:t>
      </w:r>
    </w:p>
    <w:p w14:paraId="1F8A4524" w14:textId="77777777" w:rsidR="002456F9" w:rsidRDefault="00DD7C1B">
      <w:pPr>
        <w:pStyle w:val="EstiloNormalGrandeesquerda"/>
        <w:keepNext w:val="0"/>
        <w:widowControl w:val="0"/>
        <w:numPr>
          <w:ilvl w:val="2"/>
          <w:numId w:val="14"/>
        </w:numPr>
        <w:jc w:val="both"/>
        <w:rPr>
          <w:b w:val="0"/>
          <w:caps w:val="0"/>
        </w:rPr>
      </w:pPr>
      <w:r>
        <w:rPr>
          <w:b w:val="0"/>
          <w:caps w:val="0"/>
        </w:rPr>
        <w:t>O sistema poderá receber um titular para exibir os empréstimos pendentes vinculados a ele.</w:t>
      </w:r>
    </w:p>
    <w:p w14:paraId="168B4787" w14:textId="77777777" w:rsidR="002456F9" w:rsidRDefault="00DD7C1B">
      <w:pPr>
        <w:pStyle w:val="EstiloNormalGrandeesquerda"/>
        <w:keepNext w:val="0"/>
        <w:widowControl w:val="0"/>
        <w:numPr>
          <w:ilvl w:val="1"/>
          <w:numId w:val="14"/>
        </w:numPr>
        <w:jc w:val="both"/>
        <w:rPr>
          <w:b w:val="0"/>
          <w:caps w:val="0"/>
        </w:rPr>
      </w:pPr>
      <w:r>
        <w:rPr>
          <w:b w:val="0"/>
          <w:caps w:val="0"/>
        </w:rPr>
        <w:t>Para efetuar uma devolução, o sistema exibirá a tela de cadastro do empréstimo selecionado e permitir a inclusão da data de devolução.</w:t>
      </w:r>
    </w:p>
    <w:p w14:paraId="7843CA86" w14:textId="77777777" w:rsidR="002456F9" w:rsidRDefault="00DD7C1B">
      <w:pPr>
        <w:pStyle w:val="EstiloNormalGrandeesquerda"/>
        <w:keepNext w:val="0"/>
        <w:widowControl w:val="0"/>
        <w:numPr>
          <w:ilvl w:val="2"/>
          <w:numId w:val="14"/>
        </w:numPr>
        <w:jc w:val="both"/>
        <w:rPr>
          <w:b w:val="0"/>
          <w:caps w:val="0"/>
        </w:rPr>
      </w:pPr>
      <w:r>
        <w:rPr>
          <w:b w:val="0"/>
          <w:caps w:val="0"/>
        </w:rPr>
        <w:t>O sistema deverá ser capaz de adicionar ao estoque de materiais quando preenchido a data de devolução.</w:t>
      </w:r>
    </w:p>
    <w:p w14:paraId="5BBD77A1" w14:textId="77777777" w:rsidR="002456F9" w:rsidRDefault="00DD7C1B">
      <w:pPr>
        <w:pStyle w:val="EstiloNormalGrandeesquerda"/>
        <w:keepNext w:val="0"/>
        <w:widowControl w:val="0"/>
        <w:numPr>
          <w:ilvl w:val="1"/>
          <w:numId w:val="14"/>
        </w:numPr>
        <w:jc w:val="both"/>
        <w:rPr>
          <w:b w:val="0"/>
          <w:caps w:val="0"/>
        </w:rPr>
      </w:pPr>
      <w:r>
        <w:rPr>
          <w:b w:val="0"/>
          <w:caps w:val="0"/>
        </w:rPr>
        <w:t>O sistema deverá receber os seguintes dados para a inclusão de empréstimos: código do empréstimo*, material* (pré-cadastrado), número da conta* (pré-cadastrado) ou titular*(pré-cadastrado), quantidade*,  data de entrada* e data de devolução.</w:t>
      </w:r>
    </w:p>
    <w:p w14:paraId="0EA34C8F" w14:textId="77777777" w:rsidR="002456F9" w:rsidRDefault="00DD7C1B">
      <w:pPr>
        <w:pStyle w:val="EstiloNormalGrandeesquerda"/>
        <w:keepNext w:val="0"/>
        <w:widowControl w:val="0"/>
        <w:numPr>
          <w:ilvl w:val="2"/>
          <w:numId w:val="14"/>
        </w:numPr>
        <w:jc w:val="both"/>
        <w:rPr>
          <w:b w:val="0"/>
          <w:caps w:val="0"/>
        </w:rPr>
      </w:pPr>
      <w:r>
        <w:rPr>
          <w:b w:val="0"/>
          <w:caps w:val="0"/>
        </w:rPr>
        <w:t xml:space="preserve">O código do empréstimo deverá ser gerado sequencialmente.    </w:t>
      </w:r>
    </w:p>
    <w:p w14:paraId="29BCC119" w14:textId="77777777" w:rsidR="002456F9" w:rsidRDefault="00DD7C1B">
      <w:pPr>
        <w:pStyle w:val="EstiloNormalGrandeesquerda"/>
        <w:keepNext w:val="0"/>
        <w:widowControl w:val="0"/>
        <w:numPr>
          <w:ilvl w:val="2"/>
          <w:numId w:val="14"/>
        </w:numPr>
        <w:jc w:val="both"/>
        <w:rPr>
          <w:b w:val="0"/>
          <w:caps w:val="0"/>
        </w:rPr>
      </w:pPr>
      <w:r>
        <w:rPr>
          <w:b w:val="0"/>
          <w:caps w:val="0"/>
        </w:rPr>
        <w:t>O sistema deverá ser capaz de subtrair do estoque de materiais no momento da inclusão do empréstimo.</w:t>
      </w:r>
    </w:p>
    <w:p w14:paraId="4948A9EF" w14:textId="77777777" w:rsidR="002456F9" w:rsidRPr="003820DF" w:rsidRDefault="00DD7C1B" w:rsidP="003820DF">
      <w:pPr>
        <w:pStyle w:val="EstiloNormalGrandeesquerda"/>
        <w:keepNext w:val="0"/>
        <w:widowControl w:val="0"/>
        <w:numPr>
          <w:ilvl w:val="2"/>
          <w:numId w:val="14"/>
        </w:numPr>
        <w:jc w:val="both"/>
        <w:rPr>
          <w:b w:val="0"/>
          <w:caps w:val="0"/>
        </w:rPr>
      </w:pPr>
      <w:r>
        <w:rPr>
          <w:b w:val="0"/>
          <w:caps w:val="0"/>
        </w:rPr>
        <w:t>Caso o material esteja em falta conforme o estoque, o sistema deverá exibir uma mensagem alertando o usuário.</w:t>
      </w:r>
    </w:p>
    <w:p w14:paraId="03AC051A" w14:textId="77777777" w:rsidR="002456F9" w:rsidRDefault="002456F9">
      <w:pPr>
        <w:pStyle w:val="EstiloNormalGrandeesquerda"/>
        <w:keepNext w:val="0"/>
        <w:widowControl w:val="0"/>
        <w:jc w:val="both"/>
        <w:rPr>
          <w:b w:val="0"/>
          <w:caps w:val="0"/>
        </w:rPr>
      </w:pPr>
    </w:p>
    <w:p w14:paraId="794C70A9" w14:textId="77777777" w:rsidR="002456F9" w:rsidRDefault="002456F9">
      <w:pPr>
        <w:pStyle w:val="EstiloNormalGrandeesquerda"/>
        <w:keepNext w:val="0"/>
        <w:widowControl w:val="0"/>
        <w:jc w:val="both"/>
        <w:rPr>
          <w:b w:val="0"/>
          <w:caps w:val="0"/>
        </w:rPr>
      </w:pPr>
    </w:p>
    <w:p w14:paraId="048B08C5" w14:textId="77777777" w:rsidR="002456F9" w:rsidRDefault="00DD7C1B">
      <w:pPr>
        <w:pStyle w:val="EstiloNormalGrandeesquerda"/>
        <w:keepNext w:val="0"/>
        <w:widowControl w:val="0"/>
        <w:ind w:left="113"/>
        <w:jc w:val="both"/>
        <w:rPr>
          <w:b w:val="0"/>
        </w:rPr>
      </w:pPr>
      <w:r>
        <w:rPr>
          <w:b w:val="0"/>
        </w:rPr>
        <w:t>rf1</w:t>
      </w:r>
      <w:r w:rsidR="003820DF">
        <w:rPr>
          <w:b w:val="0"/>
        </w:rPr>
        <w:t>2</w:t>
      </w:r>
      <w:r>
        <w:rPr>
          <w:b w:val="0"/>
        </w:rPr>
        <w:t>: RECEBER PAGAMENTO DE MENSALIDADE</w:t>
      </w:r>
    </w:p>
    <w:p w14:paraId="64DC2D54" w14:textId="77777777" w:rsidR="002456F9" w:rsidRDefault="00DD7C1B" w:rsidP="003820DF">
      <w:pPr>
        <w:pStyle w:val="EstiloNormalGrandeesquerda"/>
        <w:keepNext w:val="0"/>
        <w:widowControl w:val="0"/>
        <w:numPr>
          <w:ilvl w:val="1"/>
          <w:numId w:val="28"/>
        </w:numPr>
        <w:jc w:val="both"/>
        <w:rPr>
          <w:b w:val="0"/>
          <w:caps w:val="0"/>
        </w:rPr>
      </w:pPr>
      <w:r>
        <w:rPr>
          <w:b w:val="0"/>
          <w:caps w:val="0"/>
        </w:rPr>
        <w:t>O sistema deve permitir alterar data pagamento, consultar pagamento de mensalidades pendentes e emitir recibo.</w:t>
      </w:r>
    </w:p>
    <w:p w14:paraId="6DC3DF75" w14:textId="77777777" w:rsidR="002456F9" w:rsidRDefault="00DD7C1B" w:rsidP="003820DF">
      <w:pPr>
        <w:pStyle w:val="EstiloNormalGrandeesquerda"/>
        <w:keepNext w:val="0"/>
        <w:widowControl w:val="0"/>
        <w:numPr>
          <w:ilvl w:val="1"/>
          <w:numId w:val="28"/>
        </w:numPr>
        <w:jc w:val="both"/>
        <w:rPr>
          <w:b w:val="0"/>
          <w:caps w:val="0"/>
        </w:rPr>
      </w:pPr>
      <w:r>
        <w:rPr>
          <w:b w:val="0"/>
          <w:caps w:val="0"/>
        </w:rPr>
        <w:t>O sistema deverá apresentar todos os titulares com mensalidades pendentes cuja data de pagamento estejam em branco.</w:t>
      </w:r>
    </w:p>
    <w:p w14:paraId="0E607395" w14:textId="77777777" w:rsidR="002456F9" w:rsidRDefault="00DD7C1B" w:rsidP="003820DF">
      <w:pPr>
        <w:pStyle w:val="EstiloNormalGrandeesquerda"/>
        <w:keepNext w:val="0"/>
        <w:widowControl w:val="0"/>
        <w:numPr>
          <w:ilvl w:val="2"/>
          <w:numId w:val="28"/>
        </w:numPr>
        <w:jc w:val="both"/>
        <w:rPr>
          <w:b w:val="0"/>
          <w:caps w:val="0"/>
        </w:rPr>
      </w:pPr>
      <w:r>
        <w:rPr>
          <w:b w:val="0"/>
          <w:caps w:val="0"/>
        </w:rPr>
        <w:t>O sistema poderá receber o período e/ou um titular para exibir as mensalidades pendentes vinculadas a ele.</w:t>
      </w:r>
    </w:p>
    <w:p w14:paraId="253EDA25" w14:textId="77777777" w:rsidR="002456F9" w:rsidRDefault="00DD7C1B" w:rsidP="003820DF">
      <w:pPr>
        <w:pStyle w:val="EstiloNormalGrandeesquerda"/>
        <w:keepNext w:val="0"/>
        <w:widowControl w:val="0"/>
        <w:numPr>
          <w:ilvl w:val="1"/>
          <w:numId w:val="28"/>
        </w:numPr>
        <w:jc w:val="both"/>
        <w:rPr>
          <w:b w:val="0"/>
          <w:caps w:val="0"/>
        </w:rPr>
      </w:pPr>
      <w:r>
        <w:rPr>
          <w:b w:val="0"/>
          <w:caps w:val="0"/>
        </w:rPr>
        <w:t xml:space="preserve">Para efetuar o pagamento, o sistema deverá receber os dados do titular e mensalidade selecionada pelo usuário junto dos seguintes dados: número de </w:t>
      </w:r>
      <w:r>
        <w:rPr>
          <w:b w:val="0"/>
          <w:caps w:val="0"/>
        </w:rPr>
        <w:lastRenderedPageBreak/>
        <w:t>pagamento*, plano* (pré-cadastrado), valor* (pré-cadastrado), tipo de pagamento</w:t>
      </w:r>
      <w:r w:rsidR="00147325">
        <w:rPr>
          <w:b w:val="0"/>
          <w:caps w:val="0"/>
        </w:rPr>
        <w:t xml:space="preserve"> (</w:t>
      </w:r>
      <w:r w:rsidR="00D16592">
        <w:rPr>
          <w:b w:val="0"/>
          <w:caps w:val="0"/>
        </w:rPr>
        <w:t>dinheiro</w:t>
      </w:r>
      <w:r w:rsidR="00147325">
        <w:rPr>
          <w:b w:val="0"/>
          <w:caps w:val="0"/>
        </w:rPr>
        <w:t>, cart</w:t>
      </w:r>
      <w:r w:rsidR="00D16592">
        <w:rPr>
          <w:b w:val="0"/>
          <w:caps w:val="0"/>
        </w:rPr>
        <w:t>ão de crédito</w:t>
      </w:r>
      <w:r w:rsidR="00147325">
        <w:rPr>
          <w:b w:val="0"/>
          <w:caps w:val="0"/>
        </w:rPr>
        <w:t>)</w:t>
      </w:r>
      <w:r>
        <w:rPr>
          <w:b w:val="0"/>
          <w:caps w:val="0"/>
        </w:rPr>
        <w:t>* e data de pagamento.</w:t>
      </w:r>
    </w:p>
    <w:p w14:paraId="77438E10" w14:textId="77777777" w:rsidR="002456F9" w:rsidRDefault="00DD7C1B" w:rsidP="003820DF">
      <w:pPr>
        <w:pStyle w:val="EstiloNormalGrandeesquerda"/>
        <w:keepNext w:val="0"/>
        <w:widowControl w:val="0"/>
        <w:numPr>
          <w:ilvl w:val="2"/>
          <w:numId w:val="28"/>
        </w:numPr>
        <w:jc w:val="both"/>
        <w:rPr>
          <w:b w:val="0"/>
          <w:caps w:val="0"/>
        </w:rPr>
      </w:pPr>
      <w:r>
        <w:rPr>
          <w:b w:val="0"/>
          <w:caps w:val="0"/>
        </w:rPr>
        <w:t xml:space="preserve">O número de pagamento deverá ser gerado sequencialmente.    </w:t>
      </w:r>
    </w:p>
    <w:p w14:paraId="75ADE6BB" w14:textId="77777777" w:rsidR="002456F9" w:rsidRDefault="00DD7C1B" w:rsidP="003820DF">
      <w:pPr>
        <w:pStyle w:val="EstiloNormalGrandeesquerda"/>
        <w:keepNext w:val="0"/>
        <w:widowControl w:val="0"/>
        <w:numPr>
          <w:ilvl w:val="2"/>
          <w:numId w:val="28"/>
        </w:numPr>
        <w:jc w:val="both"/>
        <w:rPr>
          <w:b w:val="0"/>
          <w:caps w:val="0"/>
        </w:rPr>
      </w:pPr>
      <w:r>
        <w:rPr>
          <w:b w:val="0"/>
          <w:caps w:val="0"/>
        </w:rPr>
        <w:t>O sistema deverá ser capaz de controlar automaticamente a situação da conta de acordo com o pagamento efetuado.</w:t>
      </w:r>
    </w:p>
    <w:p w14:paraId="2B799BEE" w14:textId="77777777" w:rsidR="002456F9" w:rsidRDefault="00DD7C1B" w:rsidP="003820DF">
      <w:pPr>
        <w:pStyle w:val="EstiloNormalGrandeesquerda"/>
        <w:keepNext w:val="0"/>
        <w:widowControl w:val="0"/>
        <w:numPr>
          <w:ilvl w:val="2"/>
          <w:numId w:val="28"/>
        </w:numPr>
        <w:jc w:val="both"/>
        <w:rPr>
          <w:b w:val="0"/>
          <w:caps w:val="0"/>
        </w:rPr>
      </w:pPr>
      <w:r>
        <w:rPr>
          <w:b w:val="0"/>
          <w:caps w:val="0"/>
        </w:rPr>
        <w:t>A situação “ativa” será para as contas que estão com pagamentos em dia.</w:t>
      </w:r>
    </w:p>
    <w:p w14:paraId="735FC702" w14:textId="77777777" w:rsidR="002456F9" w:rsidRDefault="00DD7C1B" w:rsidP="003820DF">
      <w:pPr>
        <w:pStyle w:val="EstiloNormalGrandeesquerda"/>
        <w:keepNext w:val="0"/>
        <w:widowControl w:val="0"/>
        <w:numPr>
          <w:ilvl w:val="2"/>
          <w:numId w:val="28"/>
        </w:numPr>
        <w:jc w:val="both"/>
        <w:rPr>
          <w:b w:val="0"/>
          <w:caps w:val="0"/>
        </w:rPr>
      </w:pPr>
      <w:r>
        <w:rPr>
          <w:b w:val="0"/>
          <w:caps w:val="0"/>
        </w:rPr>
        <w:t>A situação “em débito” será para as contas que estão com até três meses de inadimplência.</w:t>
      </w:r>
    </w:p>
    <w:p w14:paraId="3C6297DB" w14:textId="77777777" w:rsidR="002456F9" w:rsidRDefault="00DD7C1B" w:rsidP="003820DF">
      <w:pPr>
        <w:pStyle w:val="EstiloNormalGrandeesquerda"/>
        <w:keepNext w:val="0"/>
        <w:widowControl w:val="0"/>
        <w:numPr>
          <w:ilvl w:val="2"/>
          <w:numId w:val="28"/>
        </w:numPr>
        <w:jc w:val="both"/>
        <w:rPr>
          <w:b w:val="0"/>
          <w:caps w:val="0"/>
        </w:rPr>
      </w:pPr>
      <w:r>
        <w:rPr>
          <w:b w:val="0"/>
          <w:caps w:val="0"/>
        </w:rPr>
        <w:t>A situação “inativa” será para as contas que estão com mais de três meses de inadimplência.</w:t>
      </w:r>
    </w:p>
    <w:p w14:paraId="2D68776A" w14:textId="77777777" w:rsidR="002456F9" w:rsidRDefault="00DD7C1B" w:rsidP="003820DF">
      <w:pPr>
        <w:pStyle w:val="EstiloNormalGrandeesquerda"/>
        <w:keepNext w:val="0"/>
        <w:widowControl w:val="0"/>
        <w:numPr>
          <w:ilvl w:val="1"/>
          <w:numId w:val="28"/>
        </w:numPr>
        <w:jc w:val="both"/>
        <w:rPr>
          <w:b w:val="0"/>
          <w:caps w:val="0"/>
        </w:rPr>
      </w:pPr>
      <w:r>
        <w:rPr>
          <w:b w:val="0"/>
          <w:caps w:val="0"/>
        </w:rPr>
        <w:t>O sistema deverá emitir um recibo ao término do pagamento.</w:t>
      </w:r>
    </w:p>
    <w:p w14:paraId="1BB9E298" w14:textId="77777777" w:rsidR="002456F9" w:rsidRDefault="00DD7C1B" w:rsidP="003820DF">
      <w:pPr>
        <w:pStyle w:val="EstiloNormalGrandeesquerda"/>
        <w:keepNext w:val="0"/>
        <w:widowControl w:val="0"/>
        <w:numPr>
          <w:ilvl w:val="2"/>
          <w:numId w:val="28"/>
        </w:numPr>
        <w:jc w:val="both"/>
        <w:rPr>
          <w:b w:val="0"/>
          <w:caps w:val="0"/>
        </w:rPr>
      </w:pPr>
      <w:r>
        <w:rPr>
          <w:b w:val="0"/>
          <w:caps w:val="0"/>
        </w:rPr>
        <w:t>Para a emissão de recibo, o sistema deverá exibir os seguintes dados: número de pagamento, nome do titular da conta (pré-cadastrado), número da conta, valor, data de pagamento e mês de referência.</w:t>
      </w:r>
    </w:p>
    <w:p w14:paraId="4536A6D4" w14:textId="77777777" w:rsidR="002456F9" w:rsidRDefault="002456F9">
      <w:pPr>
        <w:pStyle w:val="EstiloNormalGrandeesquerda"/>
        <w:keepNext w:val="0"/>
        <w:widowControl w:val="0"/>
        <w:ind w:firstLine="709"/>
        <w:jc w:val="both"/>
        <w:rPr>
          <w:b w:val="0"/>
          <w:caps w:val="0"/>
        </w:rPr>
      </w:pPr>
    </w:p>
    <w:p w14:paraId="5CAAE30A" w14:textId="77777777" w:rsidR="002456F9" w:rsidRDefault="00DD7C1B">
      <w:pPr>
        <w:pStyle w:val="EstiloNormalGrandeesquerda"/>
        <w:keepNext w:val="0"/>
        <w:widowControl w:val="0"/>
        <w:ind w:left="113"/>
        <w:jc w:val="both"/>
        <w:rPr>
          <w:b w:val="0"/>
        </w:rPr>
      </w:pPr>
      <w:r>
        <w:rPr>
          <w:b w:val="0"/>
        </w:rPr>
        <w:t>rf1</w:t>
      </w:r>
      <w:r w:rsidR="003820DF">
        <w:rPr>
          <w:b w:val="0"/>
        </w:rPr>
        <w:t>3</w:t>
      </w:r>
      <w:r>
        <w:rPr>
          <w:b w:val="0"/>
        </w:rPr>
        <w:t>: emitir relatorio de contas em debitos</w:t>
      </w:r>
    </w:p>
    <w:p w14:paraId="22D4D02D" w14:textId="77777777" w:rsidR="002456F9" w:rsidRDefault="00DD7C1B" w:rsidP="003820DF">
      <w:pPr>
        <w:pStyle w:val="EstiloNormalGrandeesquerda"/>
        <w:keepNext w:val="0"/>
        <w:widowControl w:val="0"/>
        <w:numPr>
          <w:ilvl w:val="1"/>
          <w:numId w:val="29"/>
        </w:numPr>
        <w:jc w:val="both"/>
        <w:rPr>
          <w:b w:val="0"/>
        </w:rPr>
      </w:pPr>
      <w:r>
        <w:rPr>
          <w:b w:val="0"/>
        </w:rPr>
        <w:t xml:space="preserve">O </w:t>
      </w:r>
      <w:r>
        <w:rPr>
          <w:b w:val="0"/>
          <w:caps w:val="0"/>
        </w:rPr>
        <w:t>sistema deverá ser capaz de emitir um relatório dos clientes em débito.</w:t>
      </w:r>
    </w:p>
    <w:p w14:paraId="59430425" w14:textId="77777777" w:rsidR="002456F9" w:rsidRDefault="00DD7C1B" w:rsidP="003820DF">
      <w:pPr>
        <w:pStyle w:val="EstiloNormalGrandeesquerda"/>
        <w:keepNext w:val="0"/>
        <w:widowControl w:val="0"/>
        <w:numPr>
          <w:ilvl w:val="1"/>
          <w:numId w:val="29"/>
        </w:numPr>
        <w:jc w:val="both"/>
        <w:rPr>
          <w:b w:val="0"/>
        </w:rPr>
      </w:pPr>
      <w:r>
        <w:rPr>
          <w:b w:val="0"/>
          <w:caps w:val="0"/>
        </w:rPr>
        <w:t>Para a emissão o sistema poderá receber a entrada de período</w:t>
      </w:r>
      <w:r w:rsidR="0034612C">
        <w:rPr>
          <w:b w:val="0"/>
          <w:caps w:val="0"/>
        </w:rPr>
        <w:t xml:space="preserve"> (data inicial e data final)</w:t>
      </w:r>
      <w:r>
        <w:rPr>
          <w:b w:val="0"/>
          <w:caps w:val="0"/>
        </w:rPr>
        <w:t>.</w:t>
      </w:r>
    </w:p>
    <w:p w14:paraId="7B02E950" w14:textId="77777777" w:rsidR="002456F9" w:rsidRDefault="00DD7C1B" w:rsidP="003820DF">
      <w:pPr>
        <w:pStyle w:val="EstiloNormalGrandeesquerda"/>
        <w:keepNext w:val="0"/>
        <w:widowControl w:val="0"/>
        <w:numPr>
          <w:ilvl w:val="1"/>
          <w:numId w:val="29"/>
        </w:numPr>
        <w:jc w:val="both"/>
        <w:rPr>
          <w:b w:val="0"/>
          <w:caps w:val="0"/>
        </w:rPr>
      </w:pPr>
      <w:r>
        <w:rPr>
          <w:b w:val="0"/>
          <w:caps w:val="0"/>
        </w:rPr>
        <w:t>O sistema deverá exibir de todas as contas com situação definida como “Em débito”, os seguintes dados: número da conta, nome do titular, plano, valor da mensalidade.</w:t>
      </w:r>
    </w:p>
    <w:p w14:paraId="39BD9527" w14:textId="77777777" w:rsidR="002456F9" w:rsidRDefault="002456F9">
      <w:pPr>
        <w:pStyle w:val="EstiloNormalGrandeesquerda"/>
        <w:keepNext w:val="0"/>
        <w:widowControl w:val="0"/>
        <w:jc w:val="both"/>
        <w:rPr>
          <w:b w:val="0"/>
          <w:caps w:val="0"/>
        </w:rPr>
      </w:pPr>
    </w:p>
    <w:p w14:paraId="390FD302" w14:textId="77777777" w:rsidR="002456F9" w:rsidRDefault="003820DF">
      <w:pPr>
        <w:pStyle w:val="EstiloNormalGrandeesquerda"/>
        <w:keepNext w:val="0"/>
        <w:widowControl w:val="0"/>
        <w:ind w:left="113"/>
        <w:jc w:val="both"/>
        <w:rPr>
          <w:b w:val="0"/>
        </w:rPr>
      </w:pPr>
      <w:r>
        <w:rPr>
          <w:b w:val="0"/>
        </w:rPr>
        <w:t>rf14</w:t>
      </w:r>
      <w:r w:rsidR="00DD7C1B">
        <w:rPr>
          <w:b w:val="0"/>
        </w:rPr>
        <w:t>: emitir relatorio de obitos</w:t>
      </w:r>
    </w:p>
    <w:p w14:paraId="2F1EC566" w14:textId="77777777" w:rsidR="002456F9" w:rsidRDefault="00DD7C1B" w:rsidP="003820DF">
      <w:pPr>
        <w:pStyle w:val="EstiloNormalGrandeesquerda"/>
        <w:keepNext w:val="0"/>
        <w:widowControl w:val="0"/>
        <w:numPr>
          <w:ilvl w:val="1"/>
          <w:numId w:val="30"/>
        </w:numPr>
        <w:jc w:val="both"/>
        <w:rPr>
          <w:b w:val="0"/>
          <w:caps w:val="0"/>
        </w:rPr>
      </w:pPr>
      <w:r>
        <w:rPr>
          <w:b w:val="0"/>
          <w:caps w:val="0"/>
        </w:rPr>
        <w:t>O sistema deve ser capaz de emitir um relatório de óbitos.</w:t>
      </w:r>
    </w:p>
    <w:p w14:paraId="4A87B372" w14:textId="77777777" w:rsidR="002456F9" w:rsidRDefault="00DD7C1B" w:rsidP="003820DF">
      <w:pPr>
        <w:pStyle w:val="EstiloNormalGrandeesquerda"/>
        <w:keepNext w:val="0"/>
        <w:widowControl w:val="0"/>
        <w:numPr>
          <w:ilvl w:val="1"/>
          <w:numId w:val="30"/>
        </w:numPr>
        <w:jc w:val="both"/>
        <w:rPr>
          <w:b w:val="0"/>
          <w:caps w:val="0"/>
        </w:rPr>
      </w:pPr>
      <w:r>
        <w:rPr>
          <w:b w:val="0"/>
          <w:caps w:val="0"/>
        </w:rPr>
        <w:t xml:space="preserve">O sistema deverá receber algum dos seguintes dados para efetuar a emissão de óbitos: nome do falecido* (pré-cadastrado) </w:t>
      </w:r>
      <w:r w:rsidR="00D16592">
        <w:rPr>
          <w:b w:val="0"/>
          <w:caps w:val="0"/>
        </w:rPr>
        <w:t xml:space="preserve">ou </w:t>
      </w:r>
      <w:r>
        <w:rPr>
          <w:b w:val="0"/>
          <w:caps w:val="0"/>
        </w:rPr>
        <w:t>período de falecimento (data inicial e data final).</w:t>
      </w:r>
    </w:p>
    <w:p w14:paraId="52FBEAA3" w14:textId="77777777" w:rsidR="002456F9" w:rsidRPr="003820DF" w:rsidRDefault="00DD7C1B" w:rsidP="003820DF">
      <w:pPr>
        <w:pStyle w:val="EstiloNormalGrandeesquerda"/>
        <w:keepNext w:val="0"/>
        <w:widowControl w:val="0"/>
        <w:numPr>
          <w:ilvl w:val="2"/>
          <w:numId w:val="30"/>
        </w:numPr>
        <w:jc w:val="both"/>
        <w:rPr>
          <w:b w:val="0"/>
          <w:caps w:val="0"/>
        </w:rPr>
      </w:pPr>
      <w:r>
        <w:rPr>
          <w:b w:val="0"/>
          <w:caps w:val="0"/>
        </w:rPr>
        <w:t>O sistema deverá exibir todos os óbitos no período selecionado com os seguintes dados: nome do falecido, nome do titular, nome, local do óbito, data do óbito, horário do óbito, local do velório, data do velório, horário do velório, local do enterro, data do enterro e horário do enterro.</w:t>
      </w:r>
    </w:p>
    <w:p w14:paraId="25656155" w14:textId="77777777" w:rsidR="00822E89" w:rsidRDefault="00822E89">
      <w:pPr>
        <w:pStyle w:val="EstiloNormalGrandeesquerda"/>
        <w:keepNext w:val="0"/>
        <w:widowControl w:val="0"/>
        <w:ind w:left="113"/>
        <w:jc w:val="both"/>
        <w:rPr>
          <w:b w:val="0"/>
        </w:rPr>
      </w:pPr>
    </w:p>
    <w:p w14:paraId="3D53C5DB" w14:textId="77777777" w:rsidR="002456F9" w:rsidRDefault="00DD7C1B">
      <w:pPr>
        <w:pStyle w:val="EstiloNormalGrandeesquerda"/>
        <w:keepNext w:val="0"/>
        <w:widowControl w:val="0"/>
        <w:ind w:left="113"/>
        <w:jc w:val="both"/>
        <w:rPr>
          <w:b w:val="0"/>
        </w:rPr>
      </w:pPr>
      <w:r>
        <w:rPr>
          <w:b w:val="0"/>
        </w:rPr>
        <w:lastRenderedPageBreak/>
        <w:t>rf1</w:t>
      </w:r>
      <w:r w:rsidR="003820DF">
        <w:rPr>
          <w:b w:val="0"/>
        </w:rPr>
        <w:t>5</w:t>
      </w:r>
      <w:r>
        <w:rPr>
          <w:b w:val="0"/>
        </w:rPr>
        <w:t xml:space="preserve">: emitir relatório de estoque </w:t>
      </w:r>
    </w:p>
    <w:p w14:paraId="51DA4371" w14:textId="77777777" w:rsidR="002456F9" w:rsidRDefault="00DD7C1B" w:rsidP="003820DF">
      <w:pPr>
        <w:pStyle w:val="EstiloNormalGrandeesquerda"/>
        <w:keepNext w:val="0"/>
        <w:widowControl w:val="0"/>
        <w:numPr>
          <w:ilvl w:val="1"/>
          <w:numId w:val="31"/>
        </w:numPr>
        <w:jc w:val="both"/>
        <w:rPr>
          <w:b w:val="0"/>
          <w:caps w:val="0"/>
        </w:rPr>
      </w:pPr>
      <w:r>
        <w:rPr>
          <w:b w:val="0"/>
          <w:caps w:val="0"/>
        </w:rPr>
        <w:t>O sistema deve ser capaz de emitir um relatório estoque.</w:t>
      </w:r>
    </w:p>
    <w:p w14:paraId="3D5A1A92" w14:textId="77777777" w:rsidR="002456F9" w:rsidRDefault="00DD7C1B" w:rsidP="003820DF">
      <w:pPr>
        <w:pStyle w:val="EstiloNormalGrandeesquerda"/>
        <w:keepNext w:val="0"/>
        <w:widowControl w:val="0"/>
        <w:numPr>
          <w:ilvl w:val="1"/>
          <w:numId w:val="31"/>
        </w:numPr>
        <w:jc w:val="both"/>
        <w:rPr>
          <w:b w:val="0"/>
          <w:caps w:val="0"/>
        </w:rPr>
      </w:pPr>
      <w:r>
        <w:rPr>
          <w:b w:val="0"/>
          <w:caps w:val="0"/>
        </w:rPr>
        <w:t>O sistema deverá receber algum dos seguintes dados para efetuar a emissão do relatório: nome do material (pré-cadastrado) ou tipo de material (pré-cadastrado) ou fornecedor (pré-cadastrado).</w:t>
      </w:r>
    </w:p>
    <w:p w14:paraId="71A158A3" w14:textId="28F127FE" w:rsidR="00D55363" w:rsidRPr="00E372D1" w:rsidRDefault="00DD7C1B" w:rsidP="005B6D80">
      <w:pPr>
        <w:pStyle w:val="EstiloNormalGrandeesquerda"/>
        <w:keepNext w:val="0"/>
        <w:widowControl w:val="0"/>
        <w:numPr>
          <w:ilvl w:val="2"/>
          <w:numId w:val="31"/>
        </w:numPr>
        <w:jc w:val="both"/>
        <w:rPr>
          <w:b w:val="0"/>
          <w:caps w:val="0"/>
        </w:rPr>
      </w:pPr>
      <w:r>
        <w:rPr>
          <w:b w:val="0"/>
          <w:caps w:val="0"/>
        </w:rPr>
        <w:t>O sistema deverá exibir os seguintes dados: nome do material, tipo de material, fornecedor, saldo mínimo e quantidade em estoque dos materiais pesquisados.</w:t>
      </w:r>
    </w:p>
    <w:p w14:paraId="55D25CBA" w14:textId="77777777" w:rsidR="00D55363" w:rsidRDefault="00D55363" w:rsidP="005B6D80">
      <w:pPr>
        <w:pStyle w:val="EstiloNormalGrandeesquerda"/>
        <w:keepNext w:val="0"/>
        <w:widowControl w:val="0"/>
        <w:jc w:val="both"/>
        <w:rPr>
          <w:b w:val="0"/>
        </w:rPr>
      </w:pPr>
    </w:p>
    <w:p w14:paraId="023C262A" w14:textId="77777777" w:rsidR="00D55363" w:rsidRDefault="00D55363" w:rsidP="005B6D80">
      <w:pPr>
        <w:pStyle w:val="EstiloNormalGrandeesquerda"/>
        <w:keepNext w:val="0"/>
        <w:widowControl w:val="0"/>
        <w:jc w:val="both"/>
        <w:rPr>
          <w:b w:val="0"/>
        </w:rPr>
      </w:pPr>
    </w:p>
    <w:p w14:paraId="5890BD86" w14:textId="77777777" w:rsidR="00D55363" w:rsidRDefault="00D55363" w:rsidP="005B6D80">
      <w:pPr>
        <w:pStyle w:val="EstiloNormalGrandeesquerda"/>
        <w:keepNext w:val="0"/>
        <w:widowControl w:val="0"/>
        <w:jc w:val="both"/>
        <w:rPr>
          <w:b w:val="0"/>
        </w:rPr>
      </w:pPr>
    </w:p>
    <w:p w14:paraId="43C39439" w14:textId="77777777" w:rsidR="00D55363" w:rsidRDefault="00D55363" w:rsidP="005B6D80">
      <w:pPr>
        <w:pStyle w:val="EstiloNormalGrandeesquerda"/>
        <w:keepNext w:val="0"/>
        <w:widowControl w:val="0"/>
        <w:jc w:val="both"/>
        <w:rPr>
          <w:b w:val="0"/>
        </w:rPr>
      </w:pPr>
    </w:p>
    <w:p w14:paraId="411A37AF" w14:textId="77777777" w:rsidR="00D55363" w:rsidRPr="005B6D80" w:rsidRDefault="00D55363" w:rsidP="005B6D80">
      <w:pPr>
        <w:pStyle w:val="EstiloNormalGrandeesquerda"/>
        <w:keepNext w:val="0"/>
        <w:widowControl w:val="0"/>
        <w:jc w:val="both"/>
        <w:rPr>
          <w:b w:val="0"/>
          <w:caps w:val="0"/>
        </w:rPr>
      </w:pPr>
    </w:p>
    <w:p w14:paraId="25D6FA69" w14:textId="77777777" w:rsidR="003820DF" w:rsidRDefault="003820DF" w:rsidP="003820DF">
      <w:pPr>
        <w:pStyle w:val="EstiloNormalGrandeesquerda"/>
        <w:keepNext w:val="0"/>
        <w:widowControl w:val="0"/>
        <w:jc w:val="both"/>
        <w:rPr>
          <w:b w:val="0"/>
          <w:caps w:val="0"/>
        </w:rPr>
      </w:pPr>
    </w:p>
    <w:p w14:paraId="43514CB6" w14:textId="77777777" w:rsidR="003820DF" w:rsidRDefault="003820DF" w:rsidP="003820DF">
      <w:pPr>
        <w:pStyle w:val="EstiloNormalGrandeesquerda"/>
        <w:keepNext w:val="0"/>
        <w:widowControl w:val="0"/>
        <w:jc w:val="both"/>
        <w:rPr>
          <w:b w:val="0"/>
          <w:caps w:val="0"/>
        </w:rPr>
      </w:pPr>
    </w:p>
    <w:p w14:paraId="20F8AF4C" w14:textId="77777777" w:rsidR="003820DF" w:rsidRDefault="003820DF" w:rsidP="003820DF">
      <w:pPr>
        <w:pStyle w:val="EstiloNormalGrandeesquerda"/>
        <w:keepNext w:val="0"/>
        <w:widowControl w:val="0"/>
        <w:jc w:val="both"/>
        <w:rPr>
          <w:b w:val="0"/>
          <w:caps w:val="0"/>
        </w:rPr>
      </w:pPr>
    </w:p>
    <w:p w14:paraId="7F69AD87" w14:textId="77777777" w:rsidR="003820DF" w:rsidRDefault="003820DF" w:rsidP="003820DF">
      <w:pPr>
        <w:pStyle w:val="EstiloNormalGrandeesquerda"/>
        <w:keepNext w:val="0"/>
        <w:widowControl w:val="0"/>
        <w:jc w:val="both"/>
        <w:rPr>
          <w:b w:val="0"/>
          <w:caps w:val="0"/>
        </w:rPr>
      </w:pPr>
    </w:p>
    <w:p w14:paraId="143319B8" w14:textId="77777777" w:rsidR="003820DF" w:rsidRDefault="003820DF" w:rsidP="003820DF">
      <w:pPr>
        <w:pStyle w:val="EstiloNormalGrandeesquerda"/>
        <w:keepNext w:val="0"/>
        <w:widowControl w:val="0"/>
        <w:jc w:val="both"/>
        <w:rPr>
          <w:b w:val="0"/>
          <w:caps w:val="0"/>
        </w:rPr>
      </w:pPr>
    </w:p>
    <w:p w14:paraId="076E5D1F" w14:textId="77777777" w:rsidR="003820DF" w:rsidRDefault="003820DF" w:rsidP="003820DF">
      <w:pPr>
        <w:pStyle w:val="EstiloNormalGrandeesquerda"/>
        <w:keepNext w:val="0"/>
        <w:widowControl w:val="0"/>
        <w:jc w:val="both"/>
        <w:rPr>
          <w:b w:val="0"/>
          <w:caps w:val="0"/>
        </w:rPr>
      </w:pPr>
    </w:p>
    <w:p w14:paraId="2FF7275C" w14:textId="77777777" w:rsidR="003820DF" w:rsidRDefault="003820DF" w:rsidP="003820DF">
      <w:pPr>
        <w:pStyle w:val="EstiloNormalGrandeesquerda"/>
        <w:keepNext w:val="0"/>
        <w:widowControl w:val="0"/>
        <w:jc w:val="both"/>
        <w:rPr>
          <w:b w:val="0"/>
          <w:caps w:val="0"/>
        </w:rPr>
      </w:pPr>
    </w:p>
    <w:p w14:paraId="37ADB7A2" w14:textId="77777777" w:rsidR="003820DF" w:rsidRDefault="003820DF" w:rsidP="003820DF">
      <w:pPr>
        <w:pStyle w:val="EstiloNormalGrandeesquerda"/>
        <w:keepNext w:val="0"/>
        <w:widowControl w:val="0"/>
        <w:jc w:val="both"/>
        <w:rPr>
          <w:b w:val="0"/>
          <w:caps w:val="0"/>
        </w:rPr>
      </w:pPr>
    </w:p>
    <w:p w14:paraId="1E6A9912" w14:textId="77777777" w:rsidR="003820DF" w:rsidRDefault="003820DF" w:rsidP="003820DF">
      <w:pPr>
        <w:pStyle w:val="EstiloNormalGrandeesquerda"/>
        <w:keepNext w:val="0"/>
        <w:widowControl w:val="0"/>
        <w:jc w:val="both"/>
        <w:rPr>
          <w:b w:val="0"/>
          <w:caps w:val="0"/>
        </w:rPr>
      </w:pPr>
    </w:p>
    <w:p w14:paraId="7A7F0B7F" w14:textId="77777777" w:rsidR="003820DF" w:rsidRDefault="003820DF" w:rsidP="003820DF">
      <w:pPr>
        <w:pStyle w:val="EstiloNormalGrandeesquerda"/>
        <w:keepNext w:val="0"/>
        <w:widowControl w:val="0"/>
        <w:jc w:val="both"/>
        <w:rPr>
          <w:b w:val="0"/>
          <w:caps w:val="0"/>
        </w:rPr>
      </w:pPr>
    </w:p>
    <w:p w14:paraId="76E8FDAC" w14:textId="77777777" w:rsidR="003820DF" w:rsidRDefault="003820DF" w:rsidP="003820DF">
      <w:pPr>
        <w:pStyle w:val="EstiloNormalGrandeesquerda"/>
        <w:keepNext w:val="0"/>
        <w:widowControl w:val="0"/>
        <w:jc w:val="both"/>
        <w:rPr>
          <w:b w:val="0"/>
          <w:caps w:val="0"/>
        </w:rPr>
      </w:pPr>
    </w:p>
    <w:p w14:paraId="6358971C" w14:textId="77777777" w:rsidR="003820DF" w:rsidRDefault="003820DF" w:rsidP="003820DF">
      <w:pPr>
        <w:pStyle w:val="EstiloNormalGrandeesquerda"/>
        <w:keepNext w:val="0"/>
        <w:widowControl w:val="0"/>
        <w:jc w:val="both"/>
        <w:rPr>
          <w:b w:val="0"/>
          <w:caps w:val="0"/>
        </w:rPr>
      </w:pPr>
    </w:p>
    <w:p w14:paraId="58A9EF1A" w14:textId="77777777" w:rsidR="003820DF" w:rsidRDefault="003820DF" w:rsidP="003820DF">
      <w:pPr>
        <w:pStyle w:val="EstiloNormalGrandeesquerda"/>
        <w:keepNext w:val="0"/>
        <w:widowControl w:val="0"/>
        <w:jc w:val="both"/>
        <w:rPr>
          <w:b w:val="0"/>
          <w:caps w:val="0"/>
        </w:rPr>
      </w:pPr>
    </w:p>
    <w:p w14:paraId="0A46A1CC" w14:textId="77777777" w:rsidR="003820DF" w:rsidRDefault="003820DF" w:rsidP="003820DF">
      <w:pPr>
        <w:pStyle w:val="EstiloNormalGrandeesquerda"/>
        <w:keepNext w:val="0"/>
        <w:widowControl w:val="0"/>
        <w:jc w:val="both"/>
        <w:rPr>
          <w:b w:val="0"/>
          <w:caps w:val="0"/>
        </w:rPr>
      </w:pPr>
    </w:p>
    <w:p w14:paraId="52B9D16C" w14:textId="77777777" w:rsidR="003820DF" w:rsidRDefault="003820DF" w:rsidP="003820DF">
      <w:pPr>
        <w:pStyle w:val="EstiloNormalGrandeesquerda"/>
        <w:keepNext w:val="0"/>
        <w:widowControl w:val="0"/>
        <w:jc w:val="both"/>
        <w:rPr>
          <w:b w:val="0"/>
          <w:caps w:val="0"/>
        </w:rPr>
      </w:pPr>
    </w:p>
    <w:p w14:paraId="3DA3EC8F" w14:textId="77777777" w:rsidR="003820DF" w:rsidRDefault="003820DF" w:rsidP="003820DF">
      <w:pPr>
        <w:pStyle w:val="EstiloNormalGrandeesquerda"/>
        <w:keepNext w:val="0"/>
        <w:widowControl w:val="0"/>
        <w:jc w:val="both"/>
        <w:rPr>
          <w:b w:val="0"/>
          <w:caps w:val="0"/>
        </w:rPr>
      </w:pPr>
    </w:p>
    <w:p w14:paraId="54B6F8FF" w14:textId="77777777" w:rsidR="003820DF" w:rsidRDefault="003820DF" w:rsidP="003820DF">
      <w:pPr>
        <w:pStyle w:val="EstiloNormalGrandeesquerda"/>
        <w:keepNext w:val="0"/>
        <w:widowControl w:val="0"/>
        <w:jc w:val="both"/>
        <w:rPr>
          <w:b w:val="0"/>
          <w:caps w:val="0"/>
        </w:rPr>
      </w:pPr>
    </w:p>
    <w:p w14:paraId="0A7B40AE" w14:textId="77777777" w:rsidR="002456F9" w:rsidRDefault="002456F9" w:rsidP="004C5D20">
      <w:pPr>
        <w:pStyle w:val="EstiloNormalGrandeesquerda"/>
        <w:keepNext w:val="0"/>
        <w:widowControl w:val="0"/>
        <w:jc w:val="both"/>
        <w:rPr>
          <w:b w:val="0"/>
          <w:caps w:val="0"/>
        </w:rPr>
      </w:pPr>
    </w:p>
    <w:p w14:paraId="356D1839" w14:textId="77777777" w:rsidR="002456F9" w:rsidRDefault="00DD7C1B">
      <w:pPr>
        <w:pStyle w:val="PargrafodaLista"/>
        <w:widowControl w:val="0"/>
        <w:numPr>
          <w:ilvl w:val="1"/>
          <w:numId w:val="2"/>
        </w:numPr>
        <w:spacing w:line="360" w:lineRule="auto"/>
        <w:contextualSpacing w:val="0"/>
      </w:pPr>
      <w:r>
        <w:t xml:space="preserve"> </w:t>
      </w:r>
      <w:bookmarkStart w:id="20" w:name="_Toc516172820"/>
      <w:r>
        <w:rPr>
          <w:rStyle w:val="Ttulo2Char"/>
        </w:rPr>
        <w:t>REQUISITOS NÃO FUNCIONAIS</w:t>
      </w:r>
      <w:bookmarkEnd w:id="20"/>
    </w:p>
    <w:p w14:paraId="35470159" w14:textId="77777777" w:rsidR="002456F9" w:rsidRDefault="00DD7C1B">
      <w:pPr>
        <w:widowControl w:val="0"/>
        <w:spacing w:line="360" w:lineRule="auto"/>
        <w:ind w:firstLine="709"/>
      </w:pPr>
      <w:r>
        <w:tab/>
        <w:t xml:space="preserve">Os requisitos não funcionais são aqueles que não dizem respeito </w:t>
      </w:r>
      <w:r>
        <w:lastRenderedPageBreak/>
        <w:t>diretamente às funcionalidades fornecidas pelo sistema. Podem estar relacionados a propriedades de sistemas emergentes, como confiabilidade, tempo de resposta, espaço em disco, desempenho e outros atributos de qualidade do produto (PAULA FILHO, 2000).</w:t>
      </w:r>
    </w:p>
    <w:p w14:paraId="000B877B" w14:textId="77777777" w:rsidR="002456F9" w:rsidRDefault="002456F9">
      <w:pPr>
        <w:widowControl w:val="0"/>
        <w:spacing w:line="360" w:lineRule="auto"/>
        <w:ind w:firstLine="709"/>
      </w:pPr>
    </w:p>
    <w:p w14:paraId="55592C7C" w14:textId="77777777" w:rsidR="002456F9" w:rsidRDefault="00DD7C1B">
      <w:pPr>
        <w:widowControl w:val="0"/>
        <w:spacing w:line="360" w:lineRule="auto"/>
      </w:pPr>
      <w:r>
        <w:t>RNF01: REQUISITO DE SEGURANÇA</w:t>
      </w:r>
    </w:p>
    <w:p w14:paraId="590C70BB" w14:textId="77777777" w:rsidR="002456F9" w:rsidRDefault="00DD7C1B">
      <w:pPr>
        <w:pStyle w:val="PargrafodaLista"/>
        <w:widowControl w:val="0"/>
        <w:numPr>
          <w:ilvl w:val="1"/>
          <w:numId w:val="21"/>
        </w:numPr>
        <w:spacing w:line="360" w:lineRule="auto"/>
        <w:contextualSpacing w:val="0"/>
      </w:pPr>
      <w:r>
        <w:t>O sistema deve garantir restrições para cada nível de acesso (um para administrador e um para os demais funcionários). Deve existir uma hierarquia de permissões que garanta a integridade do sistema.</w:t>
      </w:r>
    </w:p>
    <w:p w14:paraId="4D4D9BB0" w14:textId="77777777" w:rsidR="002456F9" w:rsidRDefault="00DD7C1B">
      <w:pPr>
        <w:pStyle w:val="PargrafodaLista"/>
        <w:widowControl w:val="0"/>
        <w:numPr>
          <w:ilvl w:val="1"/>
          <w:numId w:val="21"/>
        </w:numPr>
        <w:spacing w:line="360" w:lineRule="auto"/>
        <w:contextualSpacing w:val="0"/>
      </w:pPr>
      <w:r>
        <w:t>O sistema deverá registrar em log o usuário e data da ultima alteração de todos os requisitos com essa funcionalidade.</w:t>
      </w:r>
    </w:p>
    <w:p w14:paraId="355A7C0A" w14:textId="77777777" w:rsidR="002456F9" w:rsidRDefault="002456F9">
      <w:pPr>
        <w:pStyle w:val="PargrafodaLista"/>
        <w:widowControl w:val="0"/>
        <w:spacing w:line="360" w:lineRule="auto"/>
        <w:contextualSpacing w:val="0"/>
      </w:pPr>
    </w:p>
    <w:p w14:paraId="6B5561F3" w14:textId="77777777" w:rsidR="002456F9" w:rsidRDefault="00DD7C1B">
      <w:pPr>
        <w:widowControl w:val="0"/>
        <w:spacing w:line="360" w:lineRule="auto"/>
      </w:pPr>
      <w:r>
        <w:t>RNF02: REQUISITO DE INTEFACE</w:t>
      </w:r>
    </w:p>
    <w:p w14:paraId="459B8AB5" w14:textId="77777777" w:rsidR="002456F9" w:rsidRDefault="00DD7C1B">
      <w:pPr>
        <w:pStyle w:val="PargrafodaLista"/>
        <w:widowControl w:val="0"/>
        <w:numPr>
          <w:ilvl w:val="1"/>
          <w:numId w:val="22"/>
        </w:numPr>
        <w:spacing w:line="360" w:lineRule="auto"/>
        <w:contextualSpacing w:val="0"/>
      </w:pPr>
      <w:r>
        <w:t>A interface deve ser amigável e permitir aos usuários se familiarizarem com ela de forma rápida.</w:t>
      </w:r>
    </w:p>
    <w:p w14:paraId="7B251D17" w14:textId="77777777" w:rsidR="002456F9" w:rsidRDefault="00DD7C1B">
      <w:pPr>
        <w:pStyle w:val="PargrafodaLista"/>
        <w:widowControl w:val="0"/>
        <w:numPr>
          <w:ilvl w:val="1"/>
          <w:numId w:val="22"/>
        </w:numPr>
        <w:spacing w:line="360" w:lineRule="auto"/>
        <w:contextualSpacing w:val="0"/>
      </w:pPr>
      <w:r>
        <w:t>A interface deve se adequar as especificações e regras de negócio do sistema.</w:t>
      </w:r>
    </w:p>
    <w:p w14:paraId="59D9E54E" w14:textId="77777777" w:rsidR="002456F9" w:rsidRDefault="002456F9">
      <w:pPr>
        <w:pStyle w:val="PargrafodaLista"/>
        <w:widowControl w:val="0"/>
        <w:spacing w:line="360" w:lineRule="auto"/>
        <w:contextualSpacing w:val="0"/>
      </w:pPr>
    </w:p>
    <w:p w14:paraId="173EB52F" w14:textId="77777777" w:rsidR="002456F9" w:rsidRDefault="00DD7C1B">
      <w:pPr>
        <w:widowControl w:val="0"/>
        <w:spacing w:line="360" w:lineRule="auto"/>
      </w:pPr>
      <w:r>
        <w:t>RNF03: REQUISITO DE USABILIDADE</w:t>
      </w:r>
    </w:p>
    <w:p w14:paraId="5BB9895D" w14:textId="77777777" w:rsidR="002456F9" w:rsidRDefault="00DD7C1B">
      <w:pPr>
        <w:pStyle w:val="PargrafodaLista"/>
        <w:widowControl w:val="0"/>
        <w:numPr>
          <w:ilvl w:val="1"/>
          <w:numId w:val="23"/>
        </w:numPr>
        <w:spacing w:line="360" w:lineRule="auto"/>
        <w:contextualSpacing w:val="0"/>
      </w:pPr>
      <w:r>
        <w:t>As mensagens de erro deverão ser objetivas, orientando os usuários a solucionar o problema e não impedindo o progresso do mesmo no sistema, pois comprometeria o funcionamento da funerária.</w:t>
      </w:r>
    </w:p>
    <w:p w14:paraId="77D7A4F3" w14:textId="77777777" w:rsidR="002456F9" w:rsidRDefault="00DD7C1B">
      <w:pPr>
        <w:pStyle w:val="PargrafodaLista"/>
        <w:widowControl w:val="0"/>
        <w:numPr>
          <w:ilvl w:val="1"/>
          <w:numId w:val="23"/>
        </w:numPr>
        <w:spacing w:line="360" w:lineRule="auto"/>
        <w:contextualSpacing w:val="0"/>
      </w:pPr>
      <w:r>
        <w:t>Toda consulta de dados e emissão de relatórios deve ter a opção de exportar nos formatos de PDF e Excel.</w:t>
      </w:r>
    </w:p>
    <w:p w14:paraId="26DFFB42" w14:textId="77777777" w:rsidR="002456F9" w:rsidRDefault="002456F9">
      <w:pPr>
        <w:widowControl w:val="0"/>
        <w:spacing w:line="360" w:lineRule="auto"/>
        <w:ind w:firstLine="709"/>
      </w:pPr>
    </w:p>
    <w:p w14:paraId="79B6EBEA" w14:textId="77777777" w:rsidR="002456F9" w:rsidRDefault="002456F9">
      <w:pPr>
        <w:widowControl w:val="0"/>
        <w:spacing w:line="360" w:lineRule="auto"/>
      </w:pPr>
    </w:p>
    <w:p w14:paraId="79856125" w14:textId="77777777" w:rsidR="002456F9" w:rsidRDefault="00DD7C1B">
      <w:pPr>
        <w:pStyle w:val="Ttulo1"/>
        <w:numPr>
          <w:ilvl w:val="0"/>
          <w:numId w:val="23"/>
        </w:numPr>
        <w:jc w:val="both"/>
      </w:pPr>
      <w:bookmarkStart w:id="21" w:name="_Toc516172821"/>
      <w:r>
        <w:t>ESPECIFICAÇÕES DOS REQUISITOS</w:t>
      </w:r>
      <w:bookmarkEnd w:id="21"/>
    </w:p>
    <w:p w14:paraId="0CECD370" w14:textId="77777777" w:rsidR="002456F9" w:rsidRDefault="002456F9">
      <w:pPr>
        <w:pStyle w:val="PargrafodaLista"/>
        <w:widowControl w:val="0"/>
        <w:spacing w:line="360" w:lineRule="auto"/>
        <w:ind w:left="390" w:firstLine="709"/>
        <w:contextualSpacing w:val="0"/>
      </w:pPr>
    </w:p>
    <w:p w14:paraId="74782110" w14:textId="77777777" w:rsidR="002456F9" w:rsidRDefault="00DD7C1B">
      <w:pPr>
        <w:pStyle w:val="PargrafodaLista"/>
        <w:widowControl w:val="0"/>
        <w:spacing w:line="360" w:lineRule="auto"/>
        <w:ind w:left="390" w:firstLine="709"/>
        <w:contextualSpacing w:val="0"/>
      </w:pPr>
      <w:r>
        <w:lastRenderedPageBreak/>
        <w:t>Este documento apresenta as especificações dos requisitos do sistema da Funerária Bom Jesus. A atividade de análise de requisitos foi conduzida aplicando-se técnicas de modelagem de casos de uso. O modelo apresentado foi elaborado usando a UML e a ferramenta Astah.</w:t>
      </w:r>
    </w:p>
    <w:p w14:paraId="3F99578D" w14:textId="77777777" w:rsidR="002456F9" w:rsidRDefault="002456F9">
      <w:pPr>
        <w:pStyle w:val="PargrafodaLista"/>
        <w:widowControl w:val="0"/>
        <w:spacing w:line="360" w:lineRule="auto"/>
        <w:ind w:left="390" w:firstLine="709"/>
        <w:contextualSpacing w:val="0"/>
      </w:pPr>
    </w:p>
    <w:p w14:paraId="78C0960F" w14:textId="77777777" w:rsidR="002456F9" w:rsidRDefault="00DD7C1B">
      <w:pPr>
        <w:pStyle w:val="Ttulo2"/>
        <w:numPr>
          <w:ilvl w:val="1"/>
          <w:numId w:val="23"/>
        </w:numPr>
      </w:pPr>
      <w:bookmarkStart w:id="22" w:name="_Toc516172822"/>
      <w:r>
        <w:t>MODELO DE CASO DE USO</w:t>
      </w:r>
      <w:bookmarkEnd w:id="22"/>
    </w:p>
    <w:p w14:paraId="0F49B57D" w14:textId="77777777" w:rsidR="002456F9" w:rsidRDefault="002456F9"/>
    <w:p w14:paraId="19C42F97" w14:textId="77777777" w:rsidR="002456F9" w:rsidRDefault="00DD7C1B">
      <w:pPr>
        <w:pStyle w:val="EstiloNormalGrandeesquerda"/>
        <w:keepNext w:val="0"/>
        <w:widowControl w:val="0"/>
        <w:numPr>
          <w:ilvl w:val="2"/>
          <w:numId w:val="23"/>
        </w:numPr>
        <w:jc w:val="both"/>
        <w:rPr>
          <w:b w:val="0"/>
          <w:caps w:val="0"/>
        </w:rPr>
      </w:pPr>
      <w:r>
        <w:rPr>
          <w:b w:val="0"/>
          <w:caps w:val="0"/>
        </w:rPr>
        <w:t>EFETUAR LOGIN</w:t>
      </w:r>
    </w:p>
    <w:p w14:paraId="166269A8" w14:textId="77777777" w:rsidR="002456F9" w:rsidRDefault="00DD7C1B">
      <w:pPr>
        <w:pStyle w:val="EstiloNormalGrandeesquerda"/>
        <w:keepNext w:val="0"/>
        <w:widowControl w:val="0"/>
        <w:ind w:firstLine="709"/>
        <w:jc w:val="both"/>
        <w:rPr>
          <w:b w:val="0"/>
          <w:caps w:val="0"/>
        </w:rPr>
      </w:pPr>
      <w:r>
        <w:rPr>
          <w:b w:val="0"/>
          <w:caps w:val="0"/>
          <w:noProof/>
          <w:lang w:eastAsia="pt-BR"/>
        </w:rPr>
        <w:drawing>
          <wp:anchor distT="0" distB="0" distL="114300" distR="114300" simplePos="0" relativeHeight="251658240" behindDoc="0" locked="0" layoutInCell="1" allowOverlap="1" wp14:anchorId="00C8B0A3" wp14:editId="2E2D01B5">
            <wp:simplePos x="0" y="0"/>
            <wp:positionH relativeFrom="column">
              <wp:posOffset>-401955</wp:posOffset>
            </wp:positionH>
            <wp:positionV relativeFrom="paragraph">
              <wp:posOffset>463550</wp:posOffset>
            </wp:positionV>
            <wp:extent cx="6449695" cy="4189095"/>
            <wp:effectExtent l="19050" t="0" r="8255" b="0"/>
            <wp:wrapSquare wrapText="bothSides"/>
            <wp:docPr id="5" name="Imagem 4" descr="01 EFETUAR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01 EFETUAR LOGIN.png"/>
                    <pic:cNvPicPr>
                      <a:picLocks noChangeAspect="1"/>
                    </pic:cNvPicPr>
                  </pic:nvPicPr>
                  <pic:blipFill>
                    <a:blip r:embed="rId16" cstate="print"/>
                    <a:stretch>
                      <a:fillRect/>
                    </a:stretch>
                  </pic:blipFill>
                  <pic:spPr>
                    <a:xfrm>
                      <a:off x="0" y="0"/>
                      <a:ext cx="6449695" cy="4189095"/>
                    </a:xfrm>
                    <a:prstGeom prst="rect">
                      <a:avLst/>
                    </a:prstGeom>
                  </pic:spPr>
                </pic:pic>
              </a:graphicData>
            </a:graphic>
          </wp:anchor>
        </w:drawing>
      </w:r>
    </w:p>
    <w:p w14:paraId="587C158A" w14:textId="77777777" w:rsidR="002456F9" w:rsidRDefault="002456F9">
      <w:pPr>
        <w:pStyle w:val="EstiloNormalGrandeesquerda"/>
        <w:keepNext w:val="0"/>
        <w:widowControl w:val="0"/>
        <w:ind w:left="-426" w:firstLine="710"/>
        <w:jc w:val="both"/>
        <w:rPr>
          <w:b w:val="0"/>
          <w:caps w:val="0"/>
        </w:rPr>
      </w:pPr>
    </w:p>
    <w:p w14:paraId="2B534239" w14:textId="77777777" w:rsidR="002456F9" w:rsidRDefault="00DD7C1B">
      <w:pPr>
        <w:pStyle w:val="EstiloNormalGrandeesquerda"/>
        <w:keepNext w:val="0"/>
        <w:widowControl w:val="0"/>
        <w:ind w:firstLine="709"/>
        <w:jc w:val="both"/>
        <w:rPr>
          <w:b w:val="0"/>
          <w:caps w:val="0"/>
        </w:rPr>
      </w:pPr>
      <w:r>
        <w:rPr>
          <w:b w:val="0"/>
          <w:caps w:val="0"/>
          <w:noProof/>
          <w:lang w:eastAsia="pt-BR"/>
        </w:rPr>
        <w:lastRenderedPageBreak/>
        <w:drawing>
          <wp:anchor distT="0" distB="0" distL="114300" distR="114300" simplePos="0" relativeHeight="251659264" behindDoc="0" locked="0" layoutInCell="1" allowOverlap="1" wp14:anchorId="0FA741D8" wp14:editId="1E95A638">
            <wp:simplePos x="0" y="0"/>
            <wp:positionH relativeFrom="column">
              <wp:posOffset>-423545</wp:posOffset>
            </wp:positionH>
            <wp:positionV relativeFrom="paragraph">
              <wp:posOffset>386715</wp:posOffset>
            </wp:positionV>
            <wp:extent cx="6466205" cy="7027545"/>
            <wp:effectExtent l="19050" t="0" r="0" b="0"/>
            <wp:wrapSquare wrapText="bothSides"/>
            <wp:docPr id="6" name="Imagem 5" descr="01 EFETUAR 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descr="01 EFETUAR LOGIN 2.png"/>
                    <pic:cNvPicPr>
                      <a:picLocks noChangeAspect="1"/>
                    </pic:cNvPicPr>
                  </pic:nvPicPr>
                  <pic:blipFill>
                    <a:blip r:embed="rId17" cstate="print"/>
                    <a:stretch>
                      <a:fillRect/>
                    </a:stretch>
                  </pic:blipFill>
                  <pic:spPr>
                    <a:xfrm>
                      <a:off x="0" y="0"/>
                      <a:ext cx="6466205" cy="7027545"/>
                    </a:xfrm>
                    <a:prstGeom prst="rect">
                      <a:avLst/>
                    </a:prstGeom>
                  </pic:spPr>
                </pic:pic>
              </a:graphicData>
            </a:graphic>
          </wp:anchor>
        </w:drawing>
      </w:r>
    </w:p>
    <w:p w14:paraId="34205E8C" w14:textId="77777777" w:rsidR="002456F9" w:rsidRDefault="002456F9">
      <w:pPr>
        <w:pStyle w:val="EstiloNormalGrandeesquerda"/>
        <w:keepNext w:val="0"/>
        <w:widowControl w:val="0"/>
        <w:ind w:firstLine="709"/>
        <w:jc w:val="both"/>
        <w:rPr>
          <w:b w:val="0"/>
          <w:caps w:val="0"/>
        </w:rPr>
      </w:pPr>
    </w:p>
    <w:p w14:paraId="58D7F288" w14:textId="77777777" w:rsidR="002456F9" w:rsidRDefault="002456F9">
      <w:pPr>
        <w:pStyle w:val="EstiloNormalGrandeesquerda"/>
        <w:keepNext w:val="0"/>
        <w:widowControl w:val="0"/>
        <w:ind w:firstLine="709"/>
        <w:jc w:val="both"/>
        <w:rPr>
          <w:b w:val="0"/>
          <w:caps w:val="0"/>
        </w:rPr>
      </w:pPr>
    </w:p>
    <w:p w14:paraId="6F8024CB" w14:textId="77777777" w:rsidR="002456F9" w:rsidRDefault="002456F9">
      <w:pPr>
        <w:pStyle w:val="EstiloNormalGrandeesquerda"/>
        <w:keepNext w:val="0"/>
        <w:widowControl w:val="0"/>
        <w:ind w:firstLine="709"/>
        <w:jc w:val="both"/>
        <w:rPr>
          <w:b w:val="0"/>
          <w:caps w:val="0"/>
        </w:rPr>
      </w:pPr>
    </w:p>
    <w:p w14:paraId="22107456" w14:textId="77777777" w:rsidR="002456F9" w:rsidRDefault="002456F9">
      <w:pPr>
        <w:pStyle w:val="EstiloNormalGrandeesquerda"/>
        <w:keepNext w:val="0"/>
        <w:widowControl w:val="0"/>
        <w:ind w:firstLine="709"/>
        <w:jc w:val="both"/>
        <w:rPr>
          <w:b w:val="0"/>
          <w:caps w:val="0"/>
        </w:rPr>
      </w:pPr>
    </w:p>
    <w:p w14:paraId="6C4BD2FE" w14:textId="77777777" w:rsidR="002456F9" w:rsidRDefault="002456F9">
      <w:pPr>
        <w:pStyle w:val="EstiloNormalGrandeesquerda"/>
        <w:keepNext w:val="0"/>
        <w:widowControl w:val="0"/>
        <w:ind w:firstLine="709"/>
        <w:jc w:val="both"/>
        <w:rPr>
          <w:b w:val="0"/>
          <w:caps w:val="0"/>
        </w:rPr>
      </w:pPr>
    </w:p>
    <w:p w14:paraId="33EA4C9D" w14:textId="77777777" w:rsidR="008A7EAB" w:rsidRDefault="00DD7C1B" w:rsidP="008A7EAB">
      <w:pPr>
        <w:pStyle w:val="EstiloNormalGrandeesquerda"/>
        <w:keepNext w:val="0"/>
        <w:widowControl w:val="0"/>
        <w:numPr>
          <w:ilvl w:val="2"/>
          <w:numId w:val="23"/>
        </w:numPr>
        <w:jc w:val="both"/>
        <w:rPr>
          <w:b w:val="0"/>
          <w:caps w:val="0"/>
        </w:rPr>
      </w:pPr>
      <w:r>
        <w:rPr>
          <w:b w:val="0"/>
          <w:caps w:val="0"/>
        </w:rPr>
        <w:lastRenderedPageBreak/>
        <w:t>MANTER FUNERÁRIA</w:t>
      </w:r>
    </w:p>
    <w:p w14:paraId="3E8A0411" w14:textId="77777777" w:rsidR="008A7EAB" w:rsidRPr="008A7EAB" w:rsidRDefault="008A7EAB" w:rsidP="008A7EAB">
      <w:pPr>
        <w:pStyle w:val="EstiloNormalGrandeesquerda"/>
        <w:keepNext w:val="0"/>
        <w:widowControl w:val="0"/>
        <w:jc w:val="both"/>
        <w:rPr>
          <w:b w:val="0"/>
          <w:caps w:val="0"/>
        </w:rPr>
      </w:pPr>
      <w:r>
        <w:rPr>
          <w:b w:val="0"/>
          <w:caps w:val="0"/>
          <w:noProof/>
          <w:lang w:eastAsia="pt-BR"/>
        </w:rPr>
        <w:drawing>
          <wp:inline distT="0" distB="0" distL="0" distR="0" wp14:anchorId="6E166AA6" wp14:editId="6D06629E">
            <wp:extent cx="5288945" cy="4313207"/>
            <wp:effectExtent l="19050" t="0" r="6955" b="0"/>
            <wp:docPr id="4" name="Imagem 3" descr="MANTERFUNERA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FUNERARIA.png"/>
                    <pic:cNvPicPr/>
                  </pic:nvPicPr>
                  <pic:blipFill>
                    <a:blip r:embed="rId18" cstate="print"/>
                    <a:stretch>
                      <a:fillRect/>
                    </a:stretch>
                  </pic:blipFill>
                  <pic:spPr>
                    <a:xfrm>
                      <a:off x="0" y="0"/>
                      <a:ext cx="5294705" cy="4317904"/>
                    </a:xfrm>
                    <a:prstGeom prst="rect">
                      <a:avLst/>
                    </a:prstGeom>
                  </pic:spPr>
                </pic:pic>
              </a:graphicData>
            </a:graphic>
          </wp:inline>
        </w:drawing>
      </w:r>
    </w:p>
    <w:p w14:paraId="4FCAE2A2" w14:textId="77777777" w:rsidR="002456F9" w:rsidRDefault="002456F9">
      <w:pPr>
        <w:pStyle w:val="EstiloNormalGrandeesquerda"/>
        <w:keepNext w:val="0"/>
        <w:widowControl w:val="0"/>
        <w:jc w:val="both"/>
        <w:rPr>
          <w:b w:val="0"/>
          <w:caps w:val="0"/>
        </w:rPr>
      </w:pPr>
    </w:p>
    <w:p w14:paraId="35652E41" w14:textId="77777777" w:rsidR="002456F9" w:rsidRDefault="00DD7C1B">
      <w:pPr>
        <w:pStyle w:val="EstiloNormalGrandeesquerda"/>
        <w:keepNext w:val="0"/>
        <w:widowControl w:val="0"/>
        <w:ind w:left="-426" w:firstLine="710"/>
        <w:jc w:val="both"/>
        <w:rPr>
          <w:b w:val="0"/>
          <w:caps w:val="0"/>
        </w:rPr>
      </w:pPr>
      <w:r>
        <w:rPr>
          <w:b w:val="0"/>
          <w:caps w:val="0"/>
          <w:noProof/>
          <w:lang w:eastAsia="pt-BR"/>
        </w:rPr>
        <w:lastRenderedPageBreak/>
        <w:drawing>
          <wp:anchor distT="0" distB="0" distL="114300" distR="114300" simplePos="0" relativeHeight="251661312" behindDoc="0" locked="0" layoutInCell="1" allowOverlap="1" wp14:anchorId="290236D2" wp14:editId="54FDCDA9">
            <wp:simplePos x="0" y="0"/>
            <wp:positionH relativeFrom="column">
              <wp:posOffset>-242570</wp:posOffset>
            </wp:positionH>
            <wp:positionV relativeFrom="paragraph">
              <wp:posOffset>3810</wp:posOffset>
            </wp:positionV>
            <wp:extent cx="6145530" cy="7761605"/>
            <wp:effectExtent l="19050" t="0" r="7620" b="0"/>
            <wp:wrapSquare wrapText="bothSides"/>
            <wp:docPr id="10" name="Imagem 9" descr="02 MANTER FUNERAR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9" descr="02 MANTER FUNERARIA 2.png"/>
                    <pic:cNvPicPr>
                      <a:picLocks noChangeAspect="1"/>
                    </pic:cNvPicPr>
                  </pic:nvPicPr>
                  <pic:blipFill>
                    <a:blip r:embed="rId19" cstate="print"/>
                    <a:stretch>
                      <a:fillRect/>
                    </a:stretch>
                  </pic:blipFill>
                  <pic:spPr>
                    <a:xfrm>
                      <a:off x="0" y="0"/>
                      <a:ext cx="6145530" cy="7761605"/>
                    </a:xfrm>
                    <a:prstGeom prst="rect">
                      <a:avLst/>
                    </a:prstGeom>
                  </pic:spPr>
                </pic:pic>
              </a:graphicData>
            </a:graphic>
          </wp:anchor>
        </w:drawing>
      </w:r>
    </w:p>
    <w:p w14:paraId="05AC3F72" w14:textId="77777777" w:rsidR="0099382D" w:rsidRDefault="0099382D" w:rsidP="003820DF">
      <w:pPr>
        <w:pStyle w:val="EstiloNormalGrandeesquerda"/>
        <w:keepNext w:val="0"/>
        <w:widowControl w:val="0"/>
        <w:jc w:val="both"/>
        <w:rPr>
          <w:b w:val="0"/>
          <w:caps w:val="0"/>
        </w:rPr>
      </w:pPr>
    </w:p>
    <w:p w14:paraId="3C0AA4FF" w14:textId="77777777" w:rsidR="0099382D" w:rsidRDefault="0099382D" w:rsidP="003820DF">
      <w:pPr>
        <w:pStyle w:val="EstiloNormalGrandeesquerda"/>
        <w:keepNext w:val="0"/>
        <w:widowControl w:val="0"/>
        <w:jc w:val="both"/>
        <w:rPr>
          <w:b w:val="0"/>
          <w:caps w:val="0"/>
        </w:rPr>
      </w:pPr>
    </w:p>
    <w:p w14:paraId="7F68A765" w14:textId="77777777" w:rsidR="0099382D" w:rsidRDefault="0099382D" w:rsidP="003820DF">
      <w:pPr>
        <w:pStyle w:val="EstiloNormalGrandeesquerda"/>
        <w:keepNext w:val="0"/>
        <w:widowControl w:val="0"/>
        <w:jc w:val="both"/>
        <w:rPr>
          <w:b w:val="0"/>
          <w:caps w:val="0"/>
        </w:rPr>
      </w:pPr>
    </w:p>
    <w:p w14:paraId="6CEAC8F2"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MANTER FUNCIONÁRIOS</w:t>
      </w:r>
    </w:p>
    <w:p w14:paraId="062BE47A" w14:textId="77777777" w:rsidR="002456F9" w:rsidRDefault="002456F9">
      <w:pPr>
        <w:pStyle w:val="EstiloNormalGrandeesquerda"/>
        <w:keepNext w:val="0"/>
        <w:widowControl w:val="0"/>
        <w:jc w:val="both"/>
        <w:rPr>
          <w:b w:val="0"/>
          <w:caps w:val="0"/>
        </w:rPr>
      </w:pPr>
    </w:p>
    <w:p w14:paraId="5CE8D9D6" w14:textId="77777777" w:rsidR="002456F9" w:rsidRDefault="0099382D">
      <w:pPr>
        <w:pStyle w:val="EstiloNormalGrandeesquerda"/>
        <w:keepNext w:val="0"/>
        <w:widowControl w:val="0"/>
        <w:ind w:left="-284" w:firstLine="568"/>
        <w:jc w:val="both"/>
        <w:rPr>
          <w:b w:val="0"/>
          <w:caps w:val="0"/>
        </w:rPr>
      </w:pPr>
      <w:r>
        <w:rPr>
          <w:b w:val="0"/>
          <w:caps w:val="0"/>
          <w:noProof/>
          <w:lang w:eastAsia="pt-BR"/>
        </w:rPr>
        <w:drawing>
          <wp:inline distT="0" distB="0" distL="0" distR="0" wp14:anchorId="27C7AF27" wp14:editId="32972E15">
            <wp:extent cx="5760648" cy="3571336"/>
            <wp:effectExtent l="19050" t="0" r="0" b="0"/>
            <wp:docPr id="7" name="Imagem 6" descr="MANTERFUNCION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FUNCIONARIOS.png"/>
                    <pic:cNvPicPr/>
                  </pic:nvPicPr>
                  <pic:blipFill>
                    <a:blip r:embed="rId20" cstate="print"/>
                    <a:stretch>
                      <a:fillRect/>
                    </a:stretch>
                  </pic:blipFill>
                  <pic:spPr>
                    <a:xfrm>
                      <a:off x="0" y="0"/>
                      <a:ext cx="5760085" cy="3570987"/>
                    </a:xfrm>
                    <a:prstGeom prst="rect">
                      <a:avLst/>
                    </a:prstGeom>
                  </pic:spPr>
                </pic:pic>
              </a:graphicData>
            </a:graphic>
          </wp:inline>
        </w:drawing>
      </w:r>
    </w:p>
    <w:p w14:paraId="6BF9C573" w14:textId="77777777" w:rsidR="002456F9" w:rsidRDefault="002456F9">
      <w:pPr>
        <w:pStyle w:val="EstiloNormalGrandeesquerda"/>
        <w:keepNext w:val="0"/>
        <w:widowControl w:val="0"/>
        <w:ind w:left="-284" w:firstLine="568"/>
        <w:jc w:val="both"/>
        <w:rPr>
          <w:b w:val="0"/>
          <w:caps w:val="0"/>
        </w:rPr>
      </w:pPr>
    </w:p>
    <w:p w14:paraId="6818BD64" w14:textId="77777777" w:rsidR="002456F9" w:rsidRDefault="002456F9">
      <w:pPr>
        <w:pStyle w:val="EstiloNormalGrandeesquerda"/>
        <w:keepNext w:val="0"/>
        <w:widowControl w:val="0"/>
        <w:ind w:left="-284" w:firstLine="568"/>
        <w:jc w:val="both"/>
        <w:rPr>
          <w:b w:val="0"/>
          <w:caps w:val="0"/>
        </w:rPr>
      </w:pPr>
    </w:p>
    <w:p w14:paraId="1826A5D5" w14:textId="77777777" w:rsidR="002456F9" w:rsidRDefault="002456F9">
      <w:pPr>
        <w:pStyle w:val="EstiloNormalGrandeesquerda"/>
        <w:keepNext w:val="0"/>
        <w:widowControl w:val="0"/>
        <w:ind w:left="-284" w:firstLine="568"/>
        <w:jc w:val="both"/>
        <w:rPr>
          <w:b w:val="0"/>
          <w:caps w:val="0"/>
        </w:rPr>
      </w:pPr>
    </w:p>
    <w:p w14:paraId="1DB4A390" w14:textId="77777777" w:rsidR="002456F9" w:rsidRDefault="002456F9">
      <w:pPr>
        <w:pStyle w:val="EstiloNormalGrandeesquerda"/>
        <w:keepNext w:val="0"/>
        <w:widowControl w:val="0"/>
        <w:ind w:left="-284" w:firstLine="568"/>
        <w:jc w:val="both"/>
        <w:rPr>
          <w:b w:val="0"/>
          <w:caps w:val="0"/>
        </w:rPr>
      </w:pPr>
    </w:p>
    <w:p w14:paraId="35F39438" w14:textId="77777777" w:rsidR="002456F9" w:rsidRDefault="002456F9">
      <w:pPr>
        <w:pStyle w:val="EstiloNormalGrandeesquerda"/>
        <w:keepNext w:val="0"/>
        <w:widowControl w:val="0"/>
        <w:ind w:left="-284" w:firstLine="568"/>
        <w:jc w:val="both"/>
        <w:rPr>
          <w:b w:val="0"/>
          <w:caps w:val="0"/>
        </w:rPr>
      </w:pPr>
    </w:p>
    <w:p w14:paraId="5C89F811" w14:textId="77777777" w:rsidR="002456F9" w:rsidRDefault="00DD7C1B">
      <w:pPr>
        <w:pStyle w:val="EstiloNormalGrandeesquerda"/>
        <w:keepNext w:val="0"/>
        <w:widowControl w:val="0"/>
        <w:ind w:left="-284" w:firstLine="568"/>
        <w:jc w:val="both"/>
        <w:rPr>
          <w:b w:val="0"/>
          <w:caps w:val="0"/>
        </w:rPr>
      </w:pPr>
      <w:r>
        <w:rPr>
          <w:b w:val="0"/>
          <w:caps w:val="0"/>
          <w:noProof/>
          <w:lang w:eastAsia="pt-BR"/>
        </w:rPr>
        <w:lastRenderedPageBreak/>
        <w:drawing>
          <wp:anchor distT="0" distB="0" distL="114300" distR="114300" simplePos="0" relativeHeight="251663360" behindDoc="0" locked="0" layoutInCell="1" allowOverlap="1" wp14:anchorId="6CCF96F8" wp14:editId="72DFA2E6">
            <wp:simplePos x="0" y="0"/>
            <wp:positionH relativeFrom="column">
              <wp:posOffset>-264160</wp:posOffset>
            </wp:positionH>
            <wp:positionV relativeFrom="paragraph">
              <wp:posOffset>3810</wp:posOffset>
            </wp:positionV>
            <wp:extent cx="6169025" cy="8208010"/>
            <wp:effectExtent l="19050" t="0" r="3175" b="0"/>
            <wp:wrapSquare wrapText="bothSides"/>
            <wp:docPr id="12" name="Imagem 11" descr="03 MANTER FUNCIONÁRI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descr="03 MANTER FUNCIONÁRIOS 2.png"/>
                    <pic:cNvPicPr>
                      <a:picLocks noChangeAspect="1"/>
                    </pic:cNvPicPr>
                  </pic:nvPicPr>
                  <pic:blipFill>
                    <a:blip r:embed="rId21" cstate="print"/>
                    <a:stretch>
                      <a:fillRect/>
                    </a:stretch>
                  </pic:blipFill>
                  <pic:spPr>
                    <a:xfrm>
                      <a:off x="0" y="0"/>
                      <a:ext cx="6169025" cy="8208010"/>
                    </a:xfrm>
                    <a:prstGeom prst="rect">
                      <a:avLst/>
                    </a:prstGeom>
                  </pic:spPr>
                </pic:pic>
              </a:graphicData>
            </a:graphic>
          </wp:anchor>
        </w:drawing>
      </w:r>
    </w:p>
    <w:p w14:paraId="33FE8835" w14:textId="77777777" w:rsidR="002456F9" w:rsidRDefault="002456F9">
      <w:pPr>
        <w:pStyle w:val="EstiloNormalGrandeesquerda"/>
        <w:keepNext w:val="0"/>
        <w:widowControl w:val="0"/>
        <w:jc w:val="both"/>
        <w:rPr>
          <w:b w:val="0"/>
          <w:caps w:val="0"/>
        </w:rPr>
      </w:pPr>
    </w:p>
    <w:p w14:paraId="46BC1F89"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MANTER LOGIN</w:t>
      </w:r>
    </w:p>
    <w:p w14:paraId="3A12B325" w14:textId="77777777" w:rsidR="002456F9" w:rsidRDefault="002456F9">
      <w:pPr>
        <w:pStyle w:val="EstiloNormalGrandeesquerda"/>
        <w:keepNext w:val="0"/>
        <w:widowControl w:val="0"/>
        <w:jc w:val="both"/>
        <w:rPr>
          <w:b w:val="0"/>
          <w:caps w:val="0"/>
        </w:rPr>
      </w:pPr>
    </w:p>
    <w:p w14:paraId="7A6F6D40" w14:textId="77777777" w:rsidR="002456F9" w:rsidRDefault="0099382D">
      <w:pPr>
        <w:pStyle w:val="EstiloNormalGrandeesquerda"/>
        <w:keepNext w:val="0"/>
        <w:widowControl w:val="0"/>
        <w:jc w:val="both"/>
        <w:rPr>
          <w:b w:val="0"/>
          <w:caps w:val="0"/>
        </w:rPr>
      </w:pPr>
      <w:r>
        <w:rPr>
          <w:b w:val="0"/>
          <w:caps w:val="0"/>
          <w:noProof/>
          <w:lang w:eastAsia="pt-BR"/>
        </w:rPr>
        <w:drawing>
          <wp:inline distT="0" distB="0" distL="0" distR="0" wp14:anchorId="087946AC" wp14:editId="2F98E45D">
            <wp:extent cx="5757800" cy="3933645"/>
            <wp:effectExtent l="19050" t="0" r="0" b="0"/>
            <wp:docPr id="8" name="Imagem 7" descr="MANTERLO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LOGINS.png"/>
                    <pic:cNvPicPr/>
                  </pic:nvPicPr>
                  <pic:blipFill>
                    <a:blip r:embed="rId22" cstate="print"/>
                    <a:stretch>
                      <a:fillRect/>
                    </a:stretch>
                  </pic:blipFill>
                  <pic:spPr>
                    <a:xfrm>
                      <a:off x="0" y="0"/>
                      <a:ext cx="5760085" cy="3935206"/>
                    </a:xfrm>
                    <a:prstGeom prst="rect">
                      <a:avLst/>
                    </a:prstGeom>
                  </pic:spPr>
                </pic:pic>
              </a:graphicData>
            </a:graphic>
          </wp:inline>
        </w:drawing>
      </w:r>
    </w:p>
    <w:p w14:paraId="1FBF3626" w14:textId="77777777" w:rsidR="002456F9" w:rsidRDefault="00DD7C1B">
      <w:pPr>
        <w:pStyle w:val="EstiloNormalGrandeesquerda"/>
        <w:keepNext w:val="0"/>
        <w:widowControl w:val="0"/>
        <w:jc w:val="both"/>
        <w:rPr>
          <w:b w:val="0"/>
          <w:caps w:val="0"/>
        </w:rPr>
      </w:pPr>
      <w:r>
        <w:rPr>
          <w:b w:val="0"/>
          <w:caps w:val="0"/>
          <w:noProof/>
          <w:lang w:eastAsia="pt-BR"/>
        </w:rPr>
        <w:lastRenderedPageBreak/>
        <w:drawing>
          <wp:anchor distT="0" distB="0" distL="114300" distR="114300" simplePos="0" relativeHeight="251665408" behindDoc="0" locked="0" layoutInCell="1" allowOverlap="1" wp14:anchorId="177DA040" wp14:editId="49797045">
            <wp:simplePos x="0" y="0"/>
            <wp:positionH relativeFrom="column">
              <wp:posOffset>-306705</wp:posOffset>
            </wp:positionH>
            <wp:positionV relativeFrom="paragraph">
              <wp:posOffset>3810</wp:posOffset>
            </wp:positionV>
            <wp:extent cx="6189980" cy="8632825"/>
            <wp:effectExtent l="19050" t="0" r="1270" b="0"/>
            <wp:wrapSquare wrapText="bothSides"/>
            <wp:docPr id="14" name="Imagem 13" descr="04 MANTER LOGI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3" descr="04 MANTER LOGIN 2.png"/>
                    <pic:cNvPicPr>
                      <a:picLocks noChangeAspect="1"/>
                    </pic:cNvPicPr>
                  </pic:nvPicPr>
                  <pic:blipFill>
                    <a:blip r:embed="rId23" cstate="print"/>
                    <a:stretch>
                      <a:fillRect/>
                    </a:stretch>
                  </pic:blipFill>
                  <pic:spPr>
                    <a:xfrm>
                      <a:off x="0" y="0"/>
                      <a:ext cx="6189980" cy="8632825"/>
                    </a:xfrm>
                    <a:prstGeom prst="rect">
                      <a:avLst/>
                    </a:prstGeom>
                  </pic:spPr>
                </pic:pic>
              </a:graphicData>
            </a:graphic>
          </wp:anchor>
        </w:drawing>
      </w:r>
    </w:p>
    <w:p w14:paraId="058D1A10"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MANTER FORNECEDORES</w:t>
      </w:r>
    </w:p>
    <w:p w14:paraId="112D8B84" w14:textId="77777777" w:rsidR="002456F9" w:rsidRDefault="002456F9">
      <w:pPr>
        <w:pStyle w:val="EstiloNormalGrandeesquerda"/>
        <w:keepNext w:val="0"/>
        <w:widowControl w:val="0"/>
        <w:ind w:left="994" w:firstLine="709"/>
        <w:jc w:val="both"/>
        <w:rPr>
          <w:b w:val="0"/>
          <w:caps w:val="0"/>
        </w:rPr>
      </w:pPr>
    </w:p>
    <w:p w14:paraId="1B4E072B" w14:textId="77777777" w:rsidR="002456F9" w:rsidRDefault="0099382D" w:rsidP="0099382D">
      <w:pPr>
        <w:pStyle w:val="EstiloNormalGrandeesquerda"/>
        <w:keepNext w:val="0"/>
        <w:widowControl w:val="0"/>
        <w:jc w:val="both"/>
        <w:rPr>
          <w:b w:val="0"/>
          <w:caps w:val="0"/>
        </w:rPr>
      </w:pPr>
      <w:r>
        <w:rPr>
          <w:b w:val="0"/>
          <w:caps w:val="0"/>
          <w:noProof/>
          <w:lang w:eastAsia="pt-BR"/>
        </w:rPr>
        <w:drawing>
          <wp:inline distT="0" distB="0" distL="0" distR="0" wp14:anchorId="52D4E9AC" wp14:editId="4D1546D2">
            <wp:extent cx="4811742" cy="4429351"/>
            <wp:effectExtent l="19050" t="0" r="7908" b="0"/>
            <wp:docPr id="11" name="Imagem 10" descr="MANTERFORNEC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FORNECEDORES.png"/>
                    <pic:cNvPicPr/>
                  </pic:nvPicPr>
                  <pic:blipFill>
                    <a:blip r:embed="rId24" cstate="print"/>
                    <a:stretch>
                      <a:fillRect/>
                    </a:stretch>
                  </pic:blipFill>
                  <pic:spPr>
                    <a:xfrm>
                      <a:off x="0" y="0"/>
                      <a:ext cx="4818749" cy="4435802"/>
                    </a:xfrm>
                    <a:prstGeom prst="rect">
                      <a:avLst/>
                    </a:prstGeom>
                  </pic:spPr>
                </pic:pic>
              </a:graphicData>
            </a:graphic>
          </wp:inline>
        </w:drawing>
      </w:r>
    </w:p>
    <w:p w14:paraId="1B75C9A6" w14:textId="77777777" w:rsidR="002456F9" w:rsidRDefault="002456F9">
      <w:pPr>
        <w:pStyle w:val="EstiloNormalGrandeesquerda"/>
        <w:keepNext w:val="0"/>
        <w:widowControl w:val="0"/>
        <w:ind w:left="994" w:firstLine="709"/>
        <w:jc w:val="both"/>
        <w:rPr>
          <w:b w:val="0"/>
          <w:caps w:val="0"/>
        </w:rPr>
      </w:pPr>
    </w:p>
    <w:p w14:paraId="10C5B4A8" w14:textId="77777777" w:rsidR="002456F9" w:rsidRDefault="002456F9">
      <w:pPr>
        <w:pStyle w:val="EstiloNormalGrandeesquerda"/>
        <w:keepNext w:val="0"/>
        <w:widowControl w:val="0"/>
        <w:ind w:left="994" w:firstLine="709"/>
        <w:jc w:val="both"/>
        <w:rPr>
          <w:b w:val="0"/>
          <w:caps w:val="0"/>
        </w:rPr>
      </w:pPr>
    </w:p>
    <w:p w14:paraId="0BB05239" w14:textId="77777777" w:rsidR="002456F9" w:rsidRDefault="002456F9">
      <w:pPr>
        <w:pStyle w:val="EstiloNormalGrandeesquerda"/>
        <w:keepNext w:val="0"/>
        <w:widowControl w:val="0"/>
        <w:ind w:left="994" w:firstLine="709"/>
        <w:jc w:val="both"/>
        <w:rPr>
          <w:b w:val="0"/>
          <w:caps w:val="0"/>
        </w:rPr>
      </w:pPr>
    </w:p>
    <w:p w14:paraId="064F093C" w14:textId="77777777" w:rsidR="002456F9" w:rsidRDefault="002456F9">
      <w:pPr>
        <w:pStyle w:val="EstiloNormalGrandeesquerda"/>
        <w:keepNext w:val="0"/>
        <w:widowControl w:val="0"/>
        <w:ind w:left="994" w:firstLine="709"/>
        <w:jc w:val="both"/>
        <w:rPr>
          <w:b w:val="0"/>
          <w:caps w:val="0"/>
        </w:rPr>
      </w:pPr>
    </w:p>
    <w:p w14:paraId="212202F0" w14:textId="77777777" w:rsidR="002456F9" w:rsidRDefault="002456F9">
      <w:pPr>
        <w:pStyle w:val="EstiloNormalGrandeesquerda"/>
        <w:keepNext w:val="0"/>
        <w:widowControl w:val="0"/>
        <w:ind w:left="994" w:firstLine="709"/>
        <w:jc w:val="both"/>
        <w:rPr>
          <w:b w:val="0"/>
          <w:caps w:val="0"/>
        </w:rPr>
      </w:pPr>
    </w:p>
    <w:p w14:paraId="30D7773F" w14:textId="77777777" w:rsidR="002456F9" w:rsidRDefault="002456F9">
      <w:pPr>
        <w:pStyle w:val="EstiloNormalGrandeesquerda"/>
        <w:keepNext w:val="0"/>
        <w:widowControl w:val="0"/>
        <w:ind w:left="994" w:firstLine="709"/>
        <w:jc w:val="both"/>
        <w:rPr>
          <w:b w:val="0"/>
          <w:caps w:val="0"/>
        </w:rPr>
      </w:pPr>
    </w:p>
    <w:p w14:paraId="55067F5B" w14:textId="77777777" w:rsidR="002456F9" w:rsidRDefault="002456F9">
      <w:pPr>
        <w:pStyle w:val="EstiloNormalGrandeesquerda"/>
        <w:keepNext w:val="0"/>
        <w:widowControl w:val="0"/>
        <w:ind w:left="994" w:firstLine="709"/>
        <w:jc w:val="both"/>
        <w:rPr>
          <w:b w:val="0"/>
          <w:caps w:val="0"/>
        </w:rPr>
      </w:pPr>
    </w:p>
    <w:p w14:paraId="7550AD3B" w14:textId="77777777" w:rsidR="002456F9" w:rsidRDefault="002456F9">
      <w:pPr>
        <w:pStyle w:val="EstiloNormalGrandeesquerda"/>
        <w:keepNext w:val="0"/>
        <w:widowControl w:val="0"/>
        <w:ind w:left="994" w:firstLine="709"/>
        <w:jc w:val="both"/>
        <w:rPr>
          <w:b w:val="0"/>
          <w:caps w:val="0"/>
        </w:rPr>
      </w:pPr>
    </w:p>
    <w:p w14:paraId="3312B535" w14:textId="77777777" w:rsidR="002456F9" w:rsidRDefault="002456F9">
      <w:pPr>
        <w:pStyle w:val="EstiloNormalGrandeesquerda"/>
        <w:keepNext w:val="0"/>
        <w:widowControl w:val="0"/>
        <w:ind w:left="994" w:firstLine="709"/>
        <w:jc w:val="both"/>
        <w:rPr>
          <w:b w:val="0"/>
          <w:caps w:val="0"/>
        </w:rPr>
      </w:pPr>
    </w:p>
    <w:p w14:paraId="6FBE86FF" w14:textId="77777777" w:rsidR="002456F9" w:rsidRDefault="002456F9">
      <w:pPr>
        <w:pStyle w:val="EstiloNormalGrandeesquerda"/>
        <w:keepNext w:val="0"/>
        <w:widowControl w:val="0"/>
        <w:ind w:left="994" w:firstLine="709"/>
        <w:jc w:val="both"/>
        <w:rPr>
          <w:b w:val="0"/>
          <w:caps w:val="0"/>
        </w:rPr>
      </w:pPr>
    </w:p>
    <w:p w14:paraId="7B4DCF2E" w14:textId="77777777" w:rsidR="002456F9" w:rsidRDefault="00DD7C1B">
      <w:pPr>
        <w:pStyle w:val="EstiloNormalGrandeesquerda"/>
        <w:keepNext w:val="0"/>
        <w:widowControl w:val="0"/>
        <w:ind w:left="994" w:firstLine="709"/>
        <w:jc w:val="both"/>
        <w:rPr>
          <w:b w:val="0"/>
          <w:caps w:val="0"/>
        </w:rPr>
      </w:pPr>
      <w:r>
        <w:rPr>
          <w:b w:val="0"/>
          <w:caps w:val="0"/>
          <w:noProof/>
          <w:lang w:eastAsia="pt-BR"/>
        </w:rPr>
        <w:lastRenderedPageBreak/>
        <w:drawing>
          <wp:anchor distT="0" distB="0" distL="114300" distR="114300" simplePos="0" relativeHeight="251667456" behindDoc="0" locked="0" layoutInCell="1" allowOverlap="1" wp14:anchorId="444AD03D" wp14:editId="052387DC">
            <wp:simplePos x="0" y="0"/>
            <wp:positionH relativeFrom="column">
              <wp:posOffset>-349250</wp:posOffset>
            </wp:positionH>
            <wp:positionV relativeFrom="paragraph">
              <wp:posOffset>88900</wp:posOffset>
            </wp:positionV>
            <wp:extent cx="6283960" cy="7984490"/>
            <wp:effectExtent l="19050" t="0" r="2540" b="0"/>
            <wp:wrapSquare wrapText="bothSides"/>
            <wp:docPr id="28" name="Imagem 27" descr="05 MANTER FORNECEDOR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7" descr="05 MANTER FORNECEDORES 2.png"/>
                    <pic:cNvPicPr>
                      <a:picLocks noChangeAspect="1"/>
                    </pic:cNvPicPr>
                  </pic:nvPicPr>
                  <pic:blipFill>
                    <a:blip r:embed="rId25" cstate="print"/>
                    <a:stretch>
                      <a:fillRect/>
                    </a:stretch>
                  </pic:blipFill>
                  <pic:spPr>
                    <a:xfrm>
                      <a:off x="0" y="0"/>
                      <a:ext cx="6283960" cy="7984490"/>
                    </a:xfrm>
                    <a:prstGeom prst="rect">
                      <a:avLst/>
                    </a:prstGeom>
                  </pic:spPr>
                </pic:pic>
              </a:graphicData>
            </a:graphic>
          </wp:anchor>
        </w:drawing>
      </w:r>
    </w:p>
    <w:p w14:paraId="7312234D" w14:textId="77777777" w:rsidR="002456F9" w:rsidRDefault="002456F9">
      <w:pPr>
        <w:pStyle w:val="EstiloNormalGrandeesquerda"/>
        <w:keepNext w:val="0"/>
        <w:widowControl w:val="0"/>
        <w:ind w:left="994" w:firstLine="709"/>
        <w:jc w:val="both"/>
        <w:rPr>
          <w:b w:val="0"/>
          <w:caps w:val="0"/>
        </w:rPr>
      </w:pPr>
    </w:p>
    <w:p w14:paraId="19E12A1A" w14:textId="77777777" w:rsidR="002456F9" w:rsidRDefault="002456F9">
      <w:pPr>
        <w:pStyle w:val="EstiloNormalGrandeesquerda"/>
        <w:keepNext w:val="0"/>
        <w:widowControl w:val="0"/>
        <w:ind w:left="994" w:firstLine="709"/>
        <w:jc w:val="both"/>
        <w:rPr>
          <w:b w:val="0"/>
          <w:caps w:val="0"/>
        </w:rPr>
      </w:pPr>
    </w:p>
    <w:p w14:paraId="6E18D4ED"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MANTER MATERIAIS</w:t>
      </w:r>
    </w:p>
    <w:p w14:paraId="49AD6BC1" w14:textId="77777777" w:rsidR="002456F9" w:rsidRDefault="002456F9">
      <w:pPr>
        <w:pStyle w:val="EstiloNormalGrandeesquerda"/>
        <w:keepNext w:val="0"/>
        <w:widowControl w:val="0"/>
        <w:ind w:left="994" w:firstLine="709"/>
        <w:jc w:val="both"/>
        <w:rPr>
          <w:b w:val="0"/>
          <w:caps w:val="0"/>
        </w:rPr>
      </w:pPr>
    </w:p>
    <w:p w14:paraId="1D0B9512" w14:textId="77777777" w:rsidR="002456F9" w:rsidRDefault="0099382D">
      <w:pPr>
        <w:pStyle w:val="EstiloNormalGrandeesquerda"/>
        <w:keepNext w:val="0"/>
        <w:widowControl w:val="0"/>
        <w:ind w:left="-567" w:firstLine="851"/>
        <w:jc w:val="both"/>
        <w:rPr>
          <w:b w:val="0"/>
          <w:caps w:val="0"/>
        </w:rPr>
      </w:pPr>
      <w:r>
        <w:rPr>
          <w:b w:val="0"/>
          <w:caps w:val="0"/>
          <w:noProof/>
          <w:lang w:eastAsia="pt-BR"/>
        </w:rPr>
        <w:drawing>
          <wp:inline distT="0" distB="0" distL="0" distR="0" wp14:anchorId="3F1FB247" wp14:editId="3E071FD7">
            <wp:extent cx="5755297" cy="3985404"/>
            <wp:effectExtent l="19050" t="0" r="0" b="0"/>
            <wp:docPr id="13" name="Imagem 12" descr="MANTERMATERI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MATERIAIS.png"/>
                    <pic:cNvPicPr/>
                  </pic:nvPicPr>
                  <pic:blipFill>
                    <a:blip r:embed="rId26" cstate="print"/>
                    <a:stretch>
                      <a:fillRect/>
                    </a:stretch>
                  </pic:blipFill>
                  <pic:spPr>
                    <a:xfrm>
                      <a:off x="0" y="0"/>
                      <a:ext cx="5760085" cy="3988719"/>
                    </a:xfrm>
                    <a:prstGeom prst="rect">
                      <a:avLst/>
                    </a:prstGeom>
                  </pic:spPr>
                </pic:pic>
              </a:graphicData>
            </a:graphic>
          </wp:inline>
        </w:drawing>
      </w:r>
    </w:p>
    <w:p w14:paraId="606291BA" w14:textId="77777777" w:rsidR="002456F9" w:rsidRDefault="002456F9">
      <w:pPr>
        <w:pStyle w:val="EstiloNormalGrandeesquerda"/>
        <w:keepNext w:val="0"/>
        <w:widowControl w:val="0"/>
        <w:ind w:left="-567" w:firstLine="851"/>
        <w:jc w:val="both"/>
        <w:rPr>
          <w:b w:val="0"/>
          <w:caps w:val="0"/>
        </w:rPr>
      </w:pPr>
    </w:p>
    <w:p w14:paraId="407D83A2" w14:textId="77777777" w:rsidR="002456F9" w:rsidRDefault="002456F9">
      <w:pPr>
        <w:pStyle w:val="EstiloNormalGrandeesquerda"/>
        <w:keepNext w:val="0"/>
        <w:widowControl w:val="0"/>
        <w:ind w:left="-567" w:firstLine="851"/>
        <w:jc w:val="both"/>
        <w:rPr>
          <w:b w:val="0"/>
          <w:caps w:val="0"/>
        </w:rPr>
      </w:pPr>
    </w:p>
    <w:p w14:paraId="2A2FA962" w14:textId="77777777" w:rsidR="002456F9" w:rsidRDefault="002456F9">
      <w:pPr>
        <w:pStyle w:val="EstiloNormalGrandeesquerda"/>
        <w:keepNext w:val="0"/>
        <w:widowControl w:val="0"/>
        <w:ind w:left="-567" w:firstLine="851"/>
        <w:jc w:val="both"/>
        <w:rPr>
          <w:b w:val="0"/>
          <w:caps w:val="0"/>
        </w:rPr>
      </w:pPr>
    </w:p>
    <w:p w14:paraId="0181CBAE" w14:textId="77777777" w:rsidR="002456F9" w:rsidRDefault="002456F9">
      <w:pPr>
        <w:pStyle w:val="EstiloNormalGrandeesquerda"/>
        <w:keepNext w:val="0"/>
        <w:widowControl w:val="0"/>
        <w:ind w:left="-567" w:firstLine="851"/>
        <w:jc w:val="both"/>
        <w:rPr>
          <w:b w:val="0"/>
          <w:caps w:val="0"/>
        </w:rPr>
      </w:pPr>
    </w:p>
    <w:p w14:paraId="6B6F72BA" w14:textId="77777777" w:rsidR="002456F9" w:rsidRDefault="00DD7C1B">
      <w:pPr>
        <w:pStyle w:val="EstiloNormalGrandeesquerda"/>
        <w:keepNext w:val="0"/>
        <w:widowControl w:val="0"/>
        <w:ind w:left="-567" w:firstLine="851"/>
        <w:jc w:val="both"/>
        <w:rPr>
          <w:b w:val="0"/>
          <w:caps w:val="0"/>
        </w:rPr>
      </w:pPr>
      <w:r>
        <w:rPr>
          <w:b w:val="0"/>
          <w:caps w:val="0"/>
          <w:noProof/>
          <w:lang w:eastAsia="pt-BR"/>
        </w:rPr>
        <w:lastRenderedPageBreak/>
        <w:drawing>
          <wp:anchor distT="0" distB="0" distL="114300" distR="114300" simplePos="0" relativeHeight="251669504" behindDoc="0" locked="0" layoutInCell="1" allowOverlap="1" wp14:anchorId="325D50F9" wp14:editId="40F84071">
            <wp:simplePos x="0" y="0"/>
            <wp:positionH relativeFrom="column">
              <wp:posOffset>-316865</wp:posOffset>
            </wp:positionH>
            <wp:positionV relativeFrom="paragraph">
              <wp:posOffset>-38735</wp:posOffset>
            </wp:positionV>
            <wp:extent cx="6280785" cy="8282305"/>
            <wp:effectExtent l="19050" t="0" r="5715" b="0"/>
            <wp:wrapSquare wrapText="bothSides"/>
            <wp:docPr id="32" name="Imagem 31" descr="06 MANTER MATERIAI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1" descr="06 MANTER MATERIAIS 2.png"/>
                    <pic:cNvPicPr>
                      <a:picLocks noChangeAspect="1"/>
                    </pic:cNvPicPr>
                  </pic:nvPicPr>
                  <pic:blipFill>
                    <a:blip r:embed="rId27" cstate="print"/>
                    <a:stretch>
                      <a:fillRect/>
                    </a:stretch>
                  </pic:blipFill>
                  <pic:spPr>
                    <a:xfrm>
                      <a:off x="0" y="0"/>
                      <a:ext cx="6280785" cy="8282305"/>
                    </a:xfrm>
                    <a:prstGeom prst="rect">
                      <a:avLst/>
                    </a:prstGeom>
                  </pic:spPr>
                </pic:pic>
              </a:graphicData>
            </a:graphic>
          </wp:anchor>
        </w:drawing>
      </w:r>
    </w:p>
    <w:p w14:paraId="2D914355" w14:textId="77777777" w:rsidR="002456F9" w:rsidRDefault="002456F9">
      <w:pPr>
        <w:pStyle w:val="EstiloNormalGrandeesquerda"/>
        <w:keepNext w:val="0"/>
        <w:widowControl w:val="0"/>
        <w:ind w:left="-567" w:firstLine="851"/>
        <w:jc w:val="both"/>
        <w:rPr>
          <w:b w:val="0"/>
          <w:caps w:val="0"/>
        </w:rPr>
      </w:pPr>
    </w:p>
    <w:p w14:paraId="38D0D957"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 xml:space="preserve">MANTER PLANOS FUNERÁRIOS </w:t>
      </w:r>
    </w:p>
    <w:p w14:paraId="3F2EA0B1" w14:textId="77777777" w:rsidR="002456F9" w:rsidRDefault="002456F9">
      <w:pPr>
        <w:pStyle w:val="EstiloNormalGrandeesquerda"/>
        <w:keepNext w:val="0"/>
        <w:widowControl w:val="0"/>
        <w:ind w:left="-426" w:firstLine="710"/>
        <w:jc w:val="both"/>
        <w:rPr>
          <w:b w:val="0"/>
          <w:caps w:val="0"/>
          <w:lang w:eastAsia="pt-BR"/>
        </w:rPr>
      </w:pPr>
    </w:p>
    <w:p w14:paraId="7AD78814" w14:textId="77777777" w:rsidR="002456F9" w:rsidRDefault="0099382D">
      <w:pPr>
        <w:pStyle w:val="EstiloNormalGrandeesquerda"/>
        <w:keepNext w:val="0"/>
        <w:widowControl w:val="0"/>
        <w:ind w:left="-426" w:firstLine="710"/>
        <w:jc w:val="both"/>
        <w:rPr>
          <w:b w:val="0"/>
          <w:caps w:val="0"/>
          <w:lang w:eastAsia="pt-BR"/>
        </w:rPr>
      </w:pPr>
      <w:r>
        <w:rPr>
          <w:b w:val="0"/>
          <w:caps w:val="0"/>
          <w:noProof/>
          <w:lang w:eastAsia="pt-BR"/>
        </w:rPr>
        <w:drawing>
          <wp:inline distT="0" distB="0" distL="0" distR="0" wp14:anchorId="0ECCFCAE" wp14:editId="69065994">
            <wp:extent cx="5752255" cy="3933645"/>
            <wp:effectExtent l="19050" t="0" r="845" b="0"/>
            <wp:docPr id="15" name="Imagem 14" descr="MANTER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PLANOS.png"/>
                    <pic:cNvPicPr/>
                  </pic:nvPicPr>
                  <pic:blipFill>
                    <a:blip r:embed="rId28" cstate="print"/>
                    <a:stretch>
                      <a:fillRect/>
                    </a:stretch>
                  </pic:blipFill>
                  <pic:spPr>
                    <a:xfrm>
                      <a:off x="0" y="0"/>
                      <a:ext cx="5760085" cy="3938999"/>
                    </a:xfrm>
                    <a:prstGeom prst="rect">
                      <a:avLst/>
                    </a:prstGeom>
                  </pic:spPr>
                </pic:pic>
              </a:graphicData>
            </a:graphic>
          </wp:inline>
        </w:drawing>
      </w:r>
    </w:p>
    <w:p w14:paraId="398C690B" w14:textId="77777777" w:rsidR="002456F9" w:rsidRDefault="002456F9">
      <w:pPr>
        <w:pStyle w:val="EstiloNormalGrandeesquerda"/>
        <w:keepNext w:val="0"/>
        <w:widowControl w:val="0"/>
        <w:ind w:left="-426" w:firstLine="710"/>
        <w:jc w:val="both"/>
        <w:rPr>
          <w:b w:val="0"/>
          <w:caps w:val="0"/>
          <w:lang w:eastAsia="pt-BR"/>
        </w:rPr>
      </w:pPr>
    </w:p>
    <w:p w14:paraId="5AA6958C" w14:textId="77777777" w:rsidR="002456F9" w:rsidRDefault="002456F9">
      <w:pPr>
        <w:pStyle w:val="EstiloNormalGrandeesquerda"/>
        <w:keepNext w:val="0"/>
        <w:widowControl w:val="0"/>
        <w:ind w:left="-426" w:firstLine="710"/>
        <w:jc w:val="both"/>
        <w:rPr>
          <w:b w:val="0"/>
          <w:caps w:val="0"/>
          <w:lang w:eastAsia="pt-BR"/>
        </w:rPr>
      </w:pPr>
    </w:p>
    <w:p w14:paraId="43C411CC" w14:textId="77777777" w:rsidR="002456F9" w:rsidRDefault="002456F9">
      <w:pPr>
        <w:pStyle w:val="EstiloNormalGrandeesquerda"/>
        <w:keepNext w:val="0"/>
        <w:widowControl w:val="0"/>
        <w:ind w:left="-426" w:firstLine="710"/>
        <w:jc w:val="both"/>
        <w:rPr>
          <w:b w:val="0"/>
          <w:caps w:val="0"/>
          <w:lang w:eastAsia="pt-BR"/>
        </w:rPr>
      </w:pPr>
    </w:p>
    <w:p w14:paraId="53EB9533" w14:textId="77777777" w:rsidR="002456F9" w:rsidRDefault="002456F9">
      <w:pPr>
        <w:pStyle w:val="EstiloNormalGrandeesquerda"/>
        <w:keepNext w:val="0"/>
        <w:widowControl w:val="0"/>
        <w:ind w:left="-426" w:firstLine="710"/>
        <w:jc w:val="both"/>
        <w:rPr>
          <w:b w:val="0"/>
          <w:caps w:val="0"/>
          <w:lang w:eastAsia="pt-BR"/>
        </w:rPr>
      </w:pPr>
    </w:p>
    <w:p w14:paraId="0FC7BA6B" w14:textId="77777777" w:rsidR="002456F9" w:rsidRDefault="002456F9">
      <w:pPr>
        <w:pStyle w:val="EstiloNormalGrandeesquerda"/>
        <w:keepNext w:val="0"/>
        <w:widowControl w:val="0"/>
        <w:ind w:left="-426" w:firstLine="710"/>
        <w:jc w:val="both"/>
        <w:rPr>
          <w:b w:val="0"/>
          <w:caps w:val="0"/>
          <w:lang w:eastAsia="pt-BR"/>
        </w:rPr>
      </w:pPr>
    </w:p>
    <w:p w14:paraId="7C475C21" w14:textId="77777777" w:rsidR="002456F9" w:rsidRDefault="002456F9">
      <w:pPr>
        <w:pStyle w:val="EstiloNormalGrandeesquerda"/>
        <w:keepNext w:val="0"/>
        <w:widowControl w:val="0"/>
        <w:ind w:left="-426" w:firstLine="710"/>
        <w:jc w:val="both"/>
        <w:rPr>
          <w:b w:val="0"/>
          <w:caps w:val="0"/>
          <w:lang w:eastAsia="pt-BR"/>
        </w:rPr>
      </w:pPr>
    </w:p>
    <w:p w14:paraId="58A66635" w14:textId="77777777" w:rsidR="002456F9" w:rsidRDefault="002456F9">
      <w:pPr>
        <w:pStyle w:val="EstiloNormalGrandeesquerda"/>
        <w:keepNext w:val="0"/>
        <w:widowControl w:val="0"/>
        <w:ind w:left="-426" w:firstLine="710"/>
        <w:jc w:val="both"/>
        <w:rPr>
          <w:b w:val="0"/>
          <w:caps w:val="0"/>
          <w:lang w:eastAsia="pt-BR"/>
        </w:rPr>
      </w:pPr>
    </w:p>
    <w:p w14:paraId="02ABE1CA" w14:textId="77777777" w:rsidR="002456F9" w:rsidRDefault="00DD7C1B">
      <w:pPr>
        <w:pStyle w:val="EstiloNormalGrandeesquerda"/>
        <w:keepNext w:val="0"/>
        <w:widowControl w:val="0"/>
        <w:ind w:left="-426" w:firstLine="710"/>
        <w:jc w:val="both"/>
        <w:rPr>
          <w:b w:val="0"/>
          <w:caps w:val="0"/>
          <w:lang w:eastAsia="pt-BR"/>
        </w:rPr>
      </w:pPr>
      <w:r>
        <w:rPr>
          <w:b w:val="0"/>
          <w:caps w:val="0"/>
          <w:noProof/>
          <w:lang w:eastAsia="pt-BR"/>
        </w:rPr>
        <w:lastRenderedPageBreak/>
        <w:drawing>
          <wp:anchor distT="0" distB="0" distL="114300" distR="114300" simplePos="0" relativeHeight="251671552" behindDoc="0" locked="0" layoutInCell="1" allowOverlap="1" wp14:anchorId="33A76FB6" wp14:editId="39757701">
            <wp:simplePos x="0" y="0"/>
            <wp:positionH relativeFrom="column">
              <wp:posOffset>-327660</wp:posOffset>
            </wp:positionH>
            <wp:positionV relativeFrom="paragraph">
              <wp:posOffset>3810</wp:posOffset>
            </wp:positionV>
            <wp:extent cx="6296660" cy="8208010"/>
            <wp:effectExtent l="19050" t="0" r="8890" b="0"/>
            <wp:wrapSquare wrapText="bothSides"/>
            <wp:docPr id="45" name="Imagem 44" descr="07 MANTER PLAN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4" descr="07 MANTER PLANOS 2.png"/>
                    <pic:cNvPicPr>
                      <a:picLocks noChangeAspect="1"/>
                    </pic:cNvPicPr>
                  </pic:nvPicPr>
                  <pic:blipFill>
                    <a:blip r:embed="rId29" cstate="print"/>
                    <a:stretch>
                      <a:fillRect/>
                    </a:stretch>
                  </pic:blipFill>
                  <pic:spPr>
                    <a:xfrm>
                      <a:off x="0" y="0"/>
                      <a:ext cx="6296660" cy="8208010"/>
                    </a:xfrm>
                    <a:prstGeom prst="rect">
                      <a:avLst/>
                    </a:prstGeom>
                  </pic:spPr>
                </pic:pic>
              </a:graphicData>
            </a:graphic>
          </wp:anchor>
        </w:drawing>
      </w:r>
    </w:p>
    <w:p w14:paraId="1701B064" w14:textId="77777777" w:rsidR="002456F9" w:rsidRDefault="002456F9">
      <w:pPr>
        <w:pStyle w:val="EstiloNormalGrandeesquerda"/>
        <w:keepNext w:val="0"/>
        <w:widowControl w:val="0"/>
        <w:ind w:left="-426" w:firstLine="710"/>
        <w:jc w:val="both"/>
        <w:rPr>
          <w:b w:val="0"/>
          <w:caps w:val="0"/>
          <w:lang w:eastAsia="pt-BR"/>
        </w:rPr>
      </w:pPr>
    </w:p>
    <w:p w14:paraId="36D8B40A"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MANTER CONTAS</w:t>
      </w:r>
    </w:p>
    <w:p w14:paraId="327FA798" w14:textId="77777777" w:rsidR="002456F9" w:rsidRDefault="002456F9">
      <w:pPr>
        <w:pStyle w:val="EstiloNormalGrandeesquerda"/>
        <w:keepNext w:val="0"/>
        <w:widowControl w:val="0"/>
        <w:jc w:val="both"/>
        <w:rPr>
          <w:b w:val="0"/>
          <w:caps w:val="0"/>
        </w:rPr>
      </w:pPr>
    </w:p>
    <w:p w14:paraId="664D4264" w14:textId="77777777" w:rsidR="002456F9" w:rsidRDefault="0099382D">
      <w:pPr>
        <w:pStyle w:val="EstiloNormalGrandeesquerda"/>
        <w:keepNext w:val="0"/>
        <w:widowControl w:val="0"/>
        <w:ind w:left="-567" w:firstLine="709"/>
        <w:jc w:val="both"/>
        <w:rPr>
          <w:b w:val="0"/>
          <w:caps w:val="0"/>
          <w:lang w:eastAsia="pt-BR"/>
        </w:rPr>
      </w:pPr>
      <w:r>
        <w:rPr>
          <w:b w:val="0"/>
          <w:caps w:val="0"/>
          <w:noProof/>
          <w:lang w:eastAsia="pt-BR"/>
        </w:rPr>
        <w:drawing>
          <wp:inline distT="0" distB="0" distL="0" distR="0" wp14:anchorId="6A632BB1" wp14:editId="79900654">
            <wp:extent cx="5760649" cy="5063706"/>
            <wp:effectExtent l="19050" t="0" r="0" b="0"/>
            <wp:docPr id="16" name="Imagem 15" descr="MANTERCO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ONTAS.png"/>
                    <pic:cNvPicPr/>
                  </pic:nvPicPr>
                  <pic:blipFill>
                    <a:blip r:embed="rId30" cstate="print"/>
                    <a:stretch>
                      <a:fillRect/>
                    </a:stretch>
                  </pic:blipFill>
                  <pic:spPr>
                    <a:xfrm>
                      <a:off x="0" y="0"/>
                      <a:ext cx="5760085" cy="5063210"/>
                    </a:xfrm>
                    <a:prstGeom prst="rect">
                      <a:avLst/>
                    </a:prstGeom>
                  </pic:spPr>
                </pic:pic>
              </a:graphicData>
            </a:graphic>
          </wp:inline>
        </w:drawing>
      </w:r>
    </w:p>
    <w:p w14:paraId="3CF8DDCE" w14:textId="77777777" w:rsidR="002456F9" w:rsidRDefault="002456F9">
      <w:pPr>
        <w:pStyle w:val="EstiloNormalGrandeesquerda"/>
        <w:keepNext w:val="0"/>
        <w:widowControl w:val="0"/>
        <w:ind w:left="-567" w:firstLine="709"/>
        <w:jc w:val="both"/>
        <w:rPr>
          <w:b w:val="0"/>
          <w:caps w:val="0"/>
          <w:lang w:eastAsia="pt-BR"/>
        </w:rPr>
      </w:pPr>
    </w:p>
    <w:p w14:paraId="3261FBC2" w14:textId="77777777" w:rsidR="002456F9" w:rsidRDefault="002456F9">
      <w:pPr>
        <w:pStyle w:val="EstiloNormalGrandeesquerda"/>
        <w:keepNext w:val="0"/>
        <w:widowControl w:val="0"/>
        <w:ind w:left="-567" w:firstLine="709"/>
        <w:jc w:val="both"/>
        <w:rPr>
          <w:b w:val="0"/>
          <w:caps w:val="0"/>
          <w:lang w:eastAsia="pt-BR"/>
        </w:rPr>
      </w:pPr>
    </w:p>
    <w:p w14:paraId="740405BC" w14:textId="77777777" w:rsidR="002456F9" w:rsidRDefault="002456F9">
      <w:pPr>
        <w:pStyle w:val="EstiloNormalGrandeesquerda"/>
        <w:keepNext w:val="0"/>
        <w:widowControl w:val="0"/>
        <w:ind w:left="-567" w:firstLine="709"/>
        <w:jc w:val="both"/>
        <w:rPr>
          <w:b w:val="0"/>
          <w:caps w:val="0"/>
          <w:lang w:eastAsia="pt-BR"/>
        </w:rPr>
      </w:pPr>
    </w:p>
    <w:p w14:paraId="595CE958" w14:textId="77777777" w:rsidR="002456F9" w:rsidRDefault="002456F9">
      <w:pPr>
        <w:pStyle w:val="EstiloNormalGrandeesquerda"/>
        <w:keepNext w:val="0"/>
        <w:widowControl w:val="0"/>
        <w:ind w:left="-567" w:firstLine="709"/>
        <w:jc w:val="both"/>
        <w:rPr>
          <w:b w:val="0"/>
          <w:caps w:val="0"/>
          <w:lang w:eastAsia="pt-BR"/>
        </w:rPr>
      </w:pPr>
    </w:p>
    <w:p w14:paraId="5C70AC1C" w14:textId="77777777" w:rsidR="002456F9" w:rsidRDefault="002456F9">
      <w:pPr>
        <w:pStyle w:val="EstiloNormalGrandeesquerda"/>
        <w:keepNext w:val="0"/>
        <w:widowControl w:val="0"/>
        <w:ind w:left="-567" w:firstLine="709"/>
        <w:jc w:val="both"/>
        <w:rPr>
          <w:b w:val="0"/>
          <w:caps w:val="0"/>
          <w:lang w:eastAsia="pt-BR"/>
        </w:rPr>
      </w:pPr>
    </w:p>
    <w:p w14:paraId="69879186" w14:textId="77777777" w:rsidR="002456F9" w:rsidRDefault="002456F9">
      <w:pPr>
        <w:pStyle w:val="EstiloNormalGrandeesquerda"/>
        <w:keepNext w:val="0"/>
        <w:widowControl w:val="0"/>
        <w:ind w:left="-567" w:firstLine="709"/>
        <w:jc w:val="both"/>
        <w:rPr>
          <w:b w:val="0"/>
          <w:caps w:val="0"/>
          <w:lang w:eastAsia="pt-BR"/>
        </w:rPr>
      </w:pPr>
    </w:p>
    <w:p w14:paraId="10E6BC57" w14:textId="77777777" w:rsidR="002456F9" w:rsidRDefault="002456F9">
      <w:pPr>
        <w:pStyle w:val="EstiloNormalGrandeesquerda"/>
        <w:keepNext w:val="0"/>
        <w:widowControl w:val="0"/>
        <w:ind w:left="-567" w:firstLine="709"/>
        <w:jc w:val="both"/>
        <w:rPr>
          <w:b w:val="0"/>
          <w:caps w:val="0"/>
          <w:lang w:eastAsia="pt-BR"/>
        </w:rPr>
      </w:pPr>
    </w:p>
    <w:p w14:paraId="7ED41657" w14:textId="77777777" w:rsidR="002456F9" w:rsidRDefault="002456F9">
      <w:pPr>
        <w:pStyle w:val="EstiloNormalGrandeesquerda"/>
        <w:keepNext w:val="0"/>
        <w:widowControl w:val="0"/>
        <w:ind w:left="-567" w:firstLine="709"/>
        <w:jc w:val="both"/>
        <w:rPr>
          <w:b w:val="0"/>
          <w:caps w:val="0"/>
          <w:lang w:eastAsia="pt-BR"/>
        </w:rPr>
      </w:pPr>
    </w:p>
    <w:p w14:paraId="296A0569" w14:textId="77777777" w:rsidR="002456F9" w:rsidRDefault="002456F9">
      <w:pPr>
        <w:pStyle w:val="EstiloNormalGrandeesquerda"/>
        <w:keepNext w:val="0"/>
        <w:widowControl w:val="0"/>
        <w:ind w:left="-567" w:firstLine="709"/>
        <w:jc w:val="both"/>
        <w:rPr>
          <w:b w:val="0"/>
          <w:caps w:val="0"/>
          <w:lang w:eastAsia="pt-BR"/>
        </w:rPr>
      </w:pPr>
    </w:p>
    <w:p w14:paraId="635E6615" w14:textId="77777777" w:rsidR="002456F9" w:rsidRDefault="002456F9">
      <w:pPr>
        <w:pStyle w:val="EstiloNormalGrandeesquerda"/>
        <w:keepNext w:val="0"/>
        <w:widowControl w:val="0"/>
        <w:ind w:left="-567" w:firstLine="709"/>
        <w:jc w:val="both"/>
        <w:rPr>
          <w:b w:val="0"/>
          <w:caps w:val="0"/>
          <w:lang w:eastAsia="pt-BR"/>
        </w:rPr>
      </w:pPr>
    </w:p>
    <w:p w14:paraId="377F24C5" w14:textId="77777777" w:rsidR="002456F9" w:rsidRDefault="002456F9">
      <w:pPr>
        <w:pStyle w:val="EstiloNormalGrandeesquerda"/>
        <w:keepNext w:val="0"/>
        <w:widowControl w:val="0"/>
        <w:ind w:left="-567" w:firstLine="709"/>
        <w:jc w:val="both"/>
        <w:rPr>
          <w:b w:val="0"/>
          <w:caps w:val="0"/>
          <w:lang w:eastAsia="pt-BR"/>
        </w:rPr>
      </w:pPr>
    </w:p>
    <w:p w14:paraId="23B27E0C" w14:textId="77777777" w:rsidR="002456F9" w:rsidRDefault="002456F9">
      <w:pPr>
        <w:pStyle w:val="EstiloNormalGrandeesquerda"/>
        <w:keepNext w:val="0"/>
        <w:widowControl w:val="0"/>
        <w:ind w:left="-567" w:firstLine="709"/>
        <w:jc w:val="both"/>
        <w:rPr>
          <w:b w:val="0"/>
          <w:caps w:val="0"/>
          <w:lang w:eastAsia="pt-BR"/>
        </w:rPr>
      </w:pPr>
    </w:p>
    <w:p w14:paraId="119A5C18" w14:textId="77777777" w:rsidR="002456F9" w:rsidRDefault="002456F9">
      <w:pPr>
        <w:pStyle w:val="EstiloNormalGrandeesquerda"/>
        <w:keepNext w:val="0"/>
        <w:widowControl w:val="0"/>
        <w:ind w:left="-567" w:firstLine="709"/>
        <w:jc w:val="both"/>
        <w:rPr>
          <w:b w:val="0"/>
          <w:caps w:val="0"/>
          <w:lang w:eastAsia="pt-BR"/>
        </w:rPr>
      </w:pPr>
    </w:p>
    <w:p w14:paraId="69CBAE01" w14:textId="77777777" w:rsidR="002456F9" w:rsidRDefault="00DD7C1B">
      <w:pPr>
        <w:pStyle w:val="EstiloNormalGrandeesquerda"/>
        <w:keepNext w:val="0"/>
        <w:widowControl w:val="0"/>
        <w:ind w:left="-567" w:firstLine="709"/>
        <w:jc w:val="both"/>
        <w:rPr>
          <w:b w:val="0"/>
          <w:caps w:val="0"/>
          <w:lang w:eastAsia="pt-BR"/>
        </w:rPr>
      </w:pPr>
      <w:r>
        <w:rPr>
          <w:b w:val="0"/>
          <w:caps w:val="0"/>
          <w:noProof/>
          <w:lang w:eastAsia="pt-BR"/>
        </w:rPr>
        <w:drawing>
          <wp:inline distT="0" distB="0" distL="0" distR="0" wp14:anchorId="254FCD56" wp14:editId="018529CC">
            <wp:extent cx="5713730" cy="8295005"/>
            <wp:effectExtent l="19050" t="0" r="714" b="0"/>
            <wp:docPr id="51" name="Imagem 50" descr="08 MANTER CONT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0" descr="08 MANTER CONTAS 2.png"/>
                    <pic:cNvPicPr>
                      <a:picLocks noChangeAspect="1"/>
                    </pic:cNvPicPr>
                  </pic:nvPicPr>
                  <pic:blipFill>
                    <a:blip r:embed="rId31" cstate="print"/>
                    <a:stretch>
                      <a:fillRect/>
                    </a:stretch>
                  </pic:blipFill>
                  <pic:spPr>
                    <a:xfrm>
                      <a:off x="0" y="0"/>
                      <a:ext cx="5714286" cy="8295239"/>
                    </a:xfrm>
                    <a:prstGeom prst="rect">
                      <a:avLst/>
                    </a:prstGeom>
                  </pic:spPr>
                </pic:pic>
              </a:graphicData>
            </a:graphic>
          </wp:inline>
        </w:drawing>
      </w:r>
    </w:p>
    <w:p w14:paraId="45DF396D" w14:textId="77777777" w:rsidR="002456F9" w:rsidRDefault="002456F9">
      <w:pPr>
        <w:pStyle w:val="EstiloNormalGrandeesquerda"/>
        <w:keepNext w:val="0"/>
        <w:widowControl w:val="0"/>
        <w:ind w:left="-567" w:firstLine="709"/>
        <w:jc w:val="both"/>
        <w:rPr>
          <w:b w:val="0"/>
          <w:caps w:val="0"/>
          <w:lang w:eastAsia="pt-BR"/>
        </w:rPr>
      </w:pPr>
    </w:p>
    <w:p w14:paraId="1FAAD501" w14:textId="77777777" w:rsidR="002456F9" w:rsidRDefault="002456F9">
      <w:pPr>
        <w:pStyle w:val="EstiloNormalGrandeesquerda"/>
        <w:keepNext w:val="0"/>
        <w:widowControl w:val="0"/>
        <w:jc w:val="both"/>
        <w:rPr>
          <w:b w:val="0"/>
          <w:caps w:val="0"/>
        </w:rPr>
      </w:pPr>
    </w:p>
    <w:p w14:paraId="77BA48FF" w14:textId="77777777" w:rsidR="002456F9" w:rsidRDefault="00DD7C1B">
      <w:pPr>
        <w:pStyle w:val="EstiloNormalGrandeesquerda"/>
        <w:keepNext w:val="0"/>
        <w:widowControl w:val="0"/>
        <w:numPr>
          <w:ilvl w:val="2"/>
          <w:numId w:val="23"/>
        </w:numPr>
        <w:jc w:val="both"/>
        <w:rPr>
          <w:b w:val="0"/>
          <w:caps w:val="0"/>
        </w:rPr>
      </w:pPr>
      <w:r>
        <w:rPr>
          <w:b w:val="0"/>
          <w:caps w:val="0"/>
        </w:rPr>
        <w:t>MANTER ÓBITOS</w:t>
      </w:r>
    </w:p>
    <w:p w14:paraId="408F6356" w14:textId="77777777" w:rsidR="002456F9" w:rsidRDefault="0099382D">
      <w:pPr>
        <w:pStyle w:val="EstiloNormalGrandeesquerda"/>
        <w:keepNext w:val="0"/>
        <w:widowControl w:val="0"/>
        <w:jc w:val="both"/>
        <w:rPr>
          <w:b w:val="0"/>
          <w:caps w:val="0"/>
        </w:rPr>
      </w:pPr>
      <w:r>
        <w:rPr>
          <w:b w:val="0"/>
          <w:caps w:val="0"/>
          <w:noProof/>
          <w:lang w:eastAsia="pt-BR"/>
        </w:rPr>
        <w:drawing>
          <wp:inline distT="0" distB="0" distL="0" distR="0" wp14:anchorId="6CA12A82" wp14:editId="7DE8AE4B">
            <wp:extent cx="5757809" cy="4313208"/>
            <wp:effectExtent l="19050" t="0" r="0" b="0"/>
            <wp:docPr id="17" name="Imagem 16" descr="MANTEROB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OBITOS.png"/>
                    <pic:cNvPicPr/>
                  </pic:nvPicPr>
                  <pic:blipFill>
                    <a:blip r:embed="rId32" cstate="print"/>
                    <a:stretch>
                      <a:fillRect/>
                    </a:stretch>
                  </pic:blipFill>
                  <pic:spPr>
                    <a:xfrm>
                      <a:off x="0" y="0"/>
                      <a:ext cx="5760085" cy="4314913"/>
                    </a:xfrm>
                    <a:prstGeom prst="rect">
                      <a:avLst/>
                    </a:prstGeom>
                  </pic:spPr>
                </pic:pic>
              </a:graphicData>
            </a:graphic>
          </wp:inline>
        </w:drawing>
      </w:r>
    </w:p>
    <w:p w14:paraId="57E2A817" w14:textId="77777777" w:rsidR="002456F9" w:rsidRDefault="002456F9">
      <w:pPr>
        <w:pStyle w:val="EstiloNormalGrandeesquerda"/>
        <w:keepNext w:val="0"/>
        <w:widowControl w:val="0"/>
        <w:jc w:val="both"/>
        <w:rPr>
          <w:b w:val="0"/>
          <w:caps w:val="0"/>
        </w:rPr>
      </w:pPr>
    </w:p>
    <w:p w14:paraId="2D576FFF" w14:textId="77777777" w:rsidR="002456F9" w:rsidRDefault="002456F9">
      <w:pPr>
        <w:pStyle w:val="EstiloNormalGrandeesquerda"/>
        <w:keepNext w:val="0"/>
        <w:widowControl w:val="0"/>
        <w:jc w:val="both"/>
        <w:rPr>
          <w:b w:val="0"/>
          <w:caps w:val="0"/>
        </w:rPr>
      </w:pPr>
    </w:p>
    <w:p w14:paraId="0E7043DC" w14:textId="77777777" w:rsidR="002456F9" w:rsidRDefault="002456F9">
      <w:pPr>
        <w:pStyle w:val="EstiloNormalGrandeesquerda"/>
        <w:keepNext w:val="0"/>
        <w:widowControl w:val="0"/>
        <w:ind w:left="-426" w:firstLine="568"/>
        <w:jc w:val="both"/>
        <w:rPr>
          <w:b w:val="0"/>
          <w:caps w:val="0"/>
          <w:lang w:eastAsia="pt-BR"/>
        </w:rPr>
      </w:pPr>
    </w:p>
    <w:p w14:paraId="03E80792" w14:textId="77777777" w:rsidR="002456F9" w:rsidRDefault="002456F9">
      <w:pPr>
        <w:pStyle w:val="EstiloNormalGrandeesquerda"/>
        <w:keepNext w:val="0"/>
        <w:widowControl w:val="0"/>
        <w:ind w:left="-426" w:firstLine="568"/>
        <w:jc w:val="both"/>
        <w:rPr>
          <w:b w:val="0"/>
          <w:caps w:val="0"/>
          <w:lang w:eastAsia="pt-BR"/>
        </w:rPr>
      </w:pPr>
    </w:p>
    <w:p w14:paraId="77772BCD" w14:textId="77777777" w:rsidR="002456F9" w:rsidRDefault="002456F9">
      <w:pPr>
        <w:pStyle w:val="EstiloNormalGrandeesquerda"/>
        <w:keepNext w:val="0"/>
        <w:widowControl w:val="0"/>
        <w:ind w:left="-426" w:firstLine="568"/>
        <w:jc w:val="both"/>
        <w:rPr>
          <w:b w:val="0"/>
          <w:caps w:val="0"/>
          <w:lang w:eastAsia="pt-BR"/>
        </w:rPr>
      </w:pPr>
    </w:p>
    <w:p w14:paraId="31D8476B" w14:textId="77777777" w:rsidR="002456F9" w:rsidRDefault="002456F9">
      <w:pPr>
        <w:pStyle w:val="EstiloNormalGrandeesquerda"/>
        <w:keepNext w:val="0"/>
        <w:widowControl w:val="0"/>
        <w:ind w:left="-426" w:firstLine="568"/>
        <w:jc w:val="both"/>
        <w:rPr>
          <w:b w:val="0"/>
          <w:caps w:val="0"/>
          <w:lang w:eastAsia="pt-BR"/>
        </w:rPr>
      </w:pPr>
    </w:p>
    <w:p w14:paraId="513895BB" w14:textId="77777777" w:rsidR="002456F9" w:rsidRDefault="002456F9">
      <w:pPr>
        <w:pStyle w:val="EstiloNormalGrandeesquerda"/>
        <w:keepNext w:val="0"/>
        <w:widowControl w:val="0"/>
        <w:ind w:left="-426" w:firstLine="568"/>
        <w:jc w:val="both"/>
        <w:rPr>
          <w:b w:val="0"/>
          <w:caps w:val="0"/>
          <w:lang w:eastAsia="pt-BR"/>
        </w:rPr>
      </w:pPr>
    </w:p>
    <w:p w14:paraId="02D51A2D" w14:textId="77777777" w:rsidR="002456F9" w:rsidRDefault="002456F9">
      <w:pPr>
        <w:pStyle w:val="EstiloNormalGrandeesquerda"/>
        <w:keepNext w:val="0"/>
        <w:widowControl w:val="0"/>
        <w:ind w:left="-426" w:firstLine="568"/>
        <w:jc w:val="both"/>
        <w:rPr>
          <w:b w:val="0"/>
          <w:caps w:val="0"/>
          <w:lang w:eastAsia="pt-BR"/>
        </w:rPr>
      </w:pPr>
    </w:p>
    <w:p w14:paraId="4459F1C3" w14:textId="77777777" w:rsidR="002456F9" w:rsidRDefault="002456F9">
      <w:pPr>
        <w:pStyle w:val="EstiloNormalGrandeesquerda"/>
        <w:keepNext w:val="0"/>
        <w:widowControl w:val="0"/>
        <w:ind w:left="-426" w:firstLine="568"/>
        <w:jc w:val="both"/>
        <w:rPr>
          <w:b w:val="0"/>
          <w:caps w:val="0"/>
          <w:lang w:eastAsia="pt-BR"/>
        </w:rPr>
      </w:pPr>
    </w:p>
    <w:p w14:paraId="499C8F46" w14:textId="77777777" w:rsidR="002456F9" w:rsidRDefault="002456F9">
      <w:pPr>
        <w:pStyle w:val="EstiloNormalGrandeesquerda"/>
        <w:keepNext w:val="0"/>
        <w:widowControl w:val="0"/>
        <w:ind w:left="-426" w:firstLine="568"/>
        <w:jc w:val="both"/>
        <w:rPr>
          <w:b w:val="0"/>
          <w:caps w:val="0"/>
          <w:lang w:eastAsia="pt-BR"/>
        </w:rPr>
      </w:pPr>
    </w:p>
    <w:p w14:paraId="16313B36" w14:textId="77777777" w:rsidR="002456F9" w:rsidRDefault="002456F9">
      <w:pPr>
        <w:pStyle w:val="EstiloNormalGrandeesquerda"/>
        <w:keepNext w:val="0"/>
        <w:widowControl w:val="0"/>
        <w:ind w:left="-426" w:firstLine="568"/>
        <w:jc w:val="both"/>
        <w:rPr>
          <w:b w:val="0"/>
          <w:caps w:val="0"/>
          <w:lang w:eastAsia="pt-BR"/>
        </w:rPr>
      </w:pPr>
    </w:p>
    <w:p w14:paraId="79B944BB" w14:textId="77777777" w:rsidR="002456F9" w:rsidRDefault="002456F9">
      <w:pPr>
        <w:pStyle w:val="EstiloNormalGrandeesquerda"/>
        <w:keepNext w:val="0"/>
        <w:widowControl w:val="0"/>
        <w:ind w:left="-426" w:firstLine="568"/>
        <w:jc w:val="both"/>
        <w:rPr>
          <w:b w:val="0"/>
          <w:caps w:val="0"/>
          <w:lang w:eastAsia="pt-BR"/>
        </w:rPr>
      </w:pPr>
    </w:p>
    <w:p w14:paraId="538EAA07" w14:textId="77777777" w:rsidR="002456F9" w:rsidRDefault="002456F9">
      <w:pPr>
        <w:pStyle w:val="EstiloNormalGrandeesquerda"/>
        <w:keepNext w:val="0"/>
        <w:widowControl w:val="0"/>
        <w:ind w:left="-426" w:firstLine="568"/>
        <w:jc w:val="both"/>
        <w:rPr>
          <w:b w:val="0"/>
          <w:caps w:val="0"/>
          <w:lang w:eastAsia="pt-BR"/>
        </w:rPr>
      </w:pPr>
    </w:p>
    <w:p w14:paraId="231D9E32" w14:textId="77777777" w:rsidR="002456F9" w:rsidRDefault="002456F9">
      <w:pPr>
        <w:pStyle w:val="EstiloNormalGrandeesquerda"/>
        <w:keepNext w:val="0"/>
        <w:widowControl w:val="0"/>
        <w:ind w:left="-426" w:firstLine="568"/>
        <w:jc w:val="both"/>
        <w:rPr>
          <w:b w:val="0"/>
          <w:caps w:val="0"/>
          <w:lang w:eastAsia="pt-BR"/>
        </w:rPr>
      </w:pPr>
    </w:p>
    <w:p w14:paraId="424A9ADD" w14:textId="77777777" w:rsidR="002456F9" w:rsidRDefault="002456F9">
      <w:pPr>
        <w:pStyle w:val="EstiloNormalGrandeesquerda"/>
        <w:keepNext w:val="0"/>
        <w:widowControl w:val="0"/>
        <w:ind w:left="-426" w:firstLine="568"/>
        <w:jc w:val="both"/>
        <w:rPr>
          <w:b w:val="0"/>
          <w:caps w:val="0"/>
          <w:lang w:eastAsia="pt-BR"/>
        </w:rPr>
      </w:pPr>
    </w:p>
    <w:p w14:paraId="4323DAB0" w14:textId="77777777" w:rsidR="002456F9" w:rsidRDefault="00DD7C1B">
      <w:pPr>
        <w:pStyle w:val="EstiloNormalGrandeesquerda"/>
        <w:keepNext w:val="0"/>
        <w:widowControl w:val="0"/>
        <w:ind w:left="-426" w:firstLine="568"/>
        <w:jc w:val="both"/>
        <w:rPr>
          <w:b w:val="0"/>
          <w:caps w:val="0"/>
          <w:lang w:eastAsia="pt-BR"/>
        </w:rPr>
      </w:pPr>
      <w:r>
        <w:rPr>
          <w:b w:val="0"/>
          <w:caps w:val="0"/>
          <w:noProof/>
          <w:lang w:eastAsia="pt-BR"/>
        </w:rPr>
        <w:lastRenderedPageBreak/>
        <w:drawing>
          <wp:anchor distT="0" distB="0" distL="114300" distR="114300" simplePos="0" relativeHeight="251674624" behindDoc="0" locked="0" layoutInCell="1" allowOverlap="1" wp14:anchorId="62735C5E" wp14:editId="7EAB7C5A">
            <wp:simplePos x="0" y="0"/>
            <wp:positionH relativeFrom="column">
              <wp:posOffset>-327660</wp:posOffset>
            </wp:positionH>
            <wp:positionV relativeFrom="paragraph">
              <wp:posOffset>-38735</wp:posOffset>
            </wp:positionV>
            <wp:extent cx="6285230" cy="8441690"/>
            <wp:effectExtent l="19050" t="0" r="1270" b="0"/>
            <wp:wrapSquare wrapText="bothSides"/>
            <wp:docPr id="57" name="Imagem 56" descr="MANTER OBIT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6" descr="MANTER OBITOS 2.png"/>
                    <pic:cNvPicPr>
                      <a:picLocks noChangeAspect="1"/>
                    </pic:cNvPicPr>
                  </pic:nvPicPr>
                  <pic:blipFill>
                    <a:blip r:embed="rId33" cstate="print"/>
                    <a:stretch>
                      <a:fillRect/>
                    </a:stretch>
                  </pic:blipFill>
                  <pic:spPr>
                    <a:xfrm>
                      <a:off x="0" y="0"/>
                      <a:ext cx="6285230" cy="8441690"/>
                    </a:xfrm>
                    <a:prstGeom prst="rect">
                      <a:avLst/>
                    </a:prstGeom>
                  </pic:spPr>
                </pic:pic>
              </a:graphicData>
            </a:graphic>
          </wp:anchor>
        </w:drawing>
      </w:r>
    </w:p>
    <w:p w14:paraId="518979F0" w14:textId="77777777" w:rsidR="002456F9" w:rsidRDefault="002456F9">
      <w:pPr>
        <w:pStyle w:val="EstiloNormalGrandeesquerda"/>
        <w:keepNext w:val="0"/>
        <w:widowControl w:val="0"/>
        <w:jc w:val="both"/>
        <w:rPr>
          <w:b w:val="0"/>
          <w:caps w:val="0"/>
        </w:rPr>
      </w:pPr>
    </w:p>
    <w:p w14:paraId="2217CA86"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CONTROLE DE ESTOQUE DE MATERIAIS</w:t>
      </w:r>
    </w:p>
    <w:p w14:paraId="05C14476" w14:textId="77777777" w:rsidR="002456F9" w:rsidRDefault="002456F9">
      <w:pPr>
        <w:pStyle w:val="EstiloNormalGrandeesquerda"/>
        <w:keepNext w:val="0"/>
        <w:widowControl w:val="0"/>
        <w:jc w:val="both"/>
        <w:rPr>
          <w:b w:val="0"/>
          <w:caps w:val="0"/>
        </w:rPr>
      </w:pPr>
    </w:p>
    <w:p w14:paraId="626C04CF" w14:textId="77777777" w:rsidR="0099382D" w:rsidRDefault="0099382D">
      <w:pPr>
        <w:pStyle w:val="EstiloNormalGrandeesquerda"/>
        <w:keepNext w:val="0"/>
        <w:widowControl w:val="0"/>
        <w:jc w:val="both"/>
        <w:rPr>
          <w:b w:val="0"/>
          <w:caps w:val="0"/>
        </w:rPr>
      </w:pPr>
      <w:r>
        <w:rPr>
          <w:b w:val="0"/>
          <w:caps w:val="0"/>
          <w:noProof/>
          <w:lang w:eastAsia="pt-BR"/>
        </w:rPr>
        <w:drawing>
          <wp:inline distT="0" distB="0" distL="0" distR="0" wp14:anchorId="13CE92B7" wp14:editId="76DF406F">
            <wp:extent cx="5756219" cy="3278038"/>
            <wp:effectExtent l="19050" t="0" r="0" b="0"/>
            <wp:docPr id="18" name="Imagem 17" descr="MANTER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ESTOQUE.png"/>
                    <pic:cNvPicPr/>
                  </pic:nvPicPr>
                  <pic:blipFill>
                    <a:blip r:embed="rId34" cstate="print"/>
                    <a:stretch>
                      <a:fillRect/>
                    </a:stretch>
                  </pic:blipFill>
                  <pic:spPr>
                    <a:xfrm>
                      <a:off x="0" y="0"/>
                      <a:ext cx="5760085" cy="3280240"/>
                    </a:xfrm>
                    <a:prstGeom prst="rect">
                      <a:avLst/>
                    </a:prstGeom>
                  </pic:spPr>
                </pic:pic>
              </a:graphicData>
            </a:graphic>
          </wp:inline>
        </w:drawing>
      </w:r>
    </w:p>
    <w:p w14:paraId="65015DE7" w14:textId="77777777" w:rsidR="002456F9" w:rsidRDefault="002456F9">
      <w:pPr>
        <w:pStyle w:val="EstiloNormalGrandeesquerda"/>
        <w:keepNext w:val="0"/>
        <w:widowControl w:val="0"/>
        <w:ind w:firstLine="709"/>
        <w:jc w:val="both"/>
        <w:rPr>
          <w:b w:val="0"/>
          <w:caps w:val="0"/>
        </w:rPr>
      </w:pPr>
    </w:p>
    <w:p w14:paraId="007C458E" w14:textId="77777777" w:rsidR="002456F9" w:rsidRDefault="002456F9">
      <w:pPr>
        <w:pStyle w:val="EstiloNormalGrandeesquerda"/>
        <w:keepNext w:val="0"/>
        <w:widowControl w:val="0"/>
        <w:ind w:left="-426" w:firstLine="710"/>
        <w:jc w:val="both"/>
        <w:rPr>
          <w:b w:val="0"/>
          <w:caps w:val="0"/>
          <w:lang w:eastAsia="pt-BR"/>
        </w:rPr>
      </w:pPr>
    </w:p>
    <w:p w14:paraId="3A851BDF" w14:textId="77777777" w:rsidR="002456F9" w:rsidRDefault="002456F9">
      <w:pPr>
        <w:pStyle w:val="EstiloNormalGrandeesquerda"/>
        <w:keepNext w:val="0"/>
        <w:widowControl w:val="0"/>
        <w:ind w:left="-426" w:firstLine="710"/>
        <w:jc w:val="both"/>
        <w:rPr>
          <w:b w:val="0"/>
          <w:caps w:val="0"/>
          <w:lang w:eastAsia="pt-BR"/>
        </w:rPr>
      </w:pPr>
    </w:p>
    <w:p w14:paraId="1F8B1833" w14:textId="77777777" w:rsidR="002456F9" w:rsidRDefault="002456F9">
      <w:pPr>
        <w:pStyle w:val="EstiloNormalGrandeesquerda"/>
        <w:keepNext w:val="0"/>
        <w:widowControl w:val="0"/>
        <w:ind w:left="-426" w:firstLine="710"/>
        <w:jc w:val="both"/>
        <w:rPr>
          <w:b w:val="0"/>
          <w:caps w:val="0"/>
          <w:lang w:eastAsia="pt-BR"/>
        </w:rPr>
      </w:pPr>
    </w:p>
    <w:p w14:paraId="362C27D5" w14:textId="77777777" w:rsidR="002456F9" w:rsidRDefault="002456F9">
      <w:pPr>
        <w:pStyle w:val="EstiloNormalGrandeesquerda"/>
        <w:keepNext w:val="0"/>
        <w:widowControl w:val="0"/>
        <w:ind w:left="-426" w:firstLine="710"/>
        <w:jc w:val="both"/>
        <w:rPr>
          <w:b w:val="0"/>
          <w:caps w:val="0"/>
          <w:lang w:eastAsia="pt-BR"/>
        </w:rPr>
      </w:pPr>
    </w:p>
    <w:p w14:paraId="5700DEE9" w14:textId="77777777" w:rsidR="002456F9" w:rsidRDefault="002456F9">
      <w:pPr>
        <w:pStyle w:val="EstiloNormalGrandeesquerda"/>
        <w:keepNext w:val="0"/>
        <w:widowControl w:val="0"/>
        <w:ind w:left="-426" w:firstLine="710"/>
        <w:jc w:val="both"/>
        <w:rPr>
          <w:b w:val="0"/>
          <w:caps w:val="0"/>
          <w:lang w:eastAsia="pt-BR"/>
        </w:rPr>
      </w:pPr>
    </w:p>
    <w:p w14:paraId="577463E4" w14:textId="77777777" w:rsidR="002456F9" w:rsidRDefault="002456F9">
      <w:pPr>
        <w:pStyle w:val="EstiloNormalGrandeesquerda"/>
        <w:keepNext w:val="0"/>
        <w:widowControl w:val="0"/>
        <w:ind w:left="-426" w:firstLine="710"/>
        <w:jc w:val="both"/>
        <w:rPr>
          <w:b w:val="0"/>
          <w:caps w:val="0"/>
          <w:lang w:eastAsia="pt-BR"/>
        </w:rPr>
      </w:pPr>
    </w:p>
    <w:p w14:paraId="2728F41A" w14:textId="77777777" w:rsidR="002456F9" w:rsidRDefault="002456F9">
      <w:pPr>
        <w:pStyle w:val="EstiloNormalGrandeesquerda"/>
        <w:keepNext w:val="0"/>
        <w:widowControl w:val="0"/>
        <w:ind w:left="-426" w:firstLine="710"/>
        <w:jc w:val="both"/>
        <w:rPr>
          <w:b w:val="0"/>
          <w:caps w:val="0"/>
          <w:lang w:eastAsia="pt-BR"/>
        </w:rPr>
      </w:pPr>
    </w:p>
    <w:p w14:paraId="69294DDA" w14:textId="77777777" w:rsidR="002456F9" w:rsidRDefault="002456F9">
      <w:pPr>
        <w:pStyle w:val="EstiloNormalGrandeesquerda"/>
        <w:keepNext w:val="0"/>
        <w:widowControl w:val="0"/>
        <w:ind w:left="-426" w:firstLine="710"/>
        <w:jc w:val="both"/>
        <w:rPr>
          <w:b w:val="0"/>
          <w:caps w:val="0"/>
          <w:lang w:eastAsia="pt-BR"/>
        </w:rPr>
      </w:pPr>
    </w:p>
    <w:p w14:paraId="709C9E2D" w14:textId="77777777" w:rsidR="002456F9" w:rsidRDefault="002456F9">
      <w:pPr>
        <w:pStyle w:val="EstiloNormalGrandeesquerda"/>
        <w:keepNext w:val="0"/>
        <w:widowControl w:val="0"/>
        <w:ind w:left="-426" w:firstLine="710"/>
        <w:jc w:val="both"/>
        <w:rPr>
          <w:b w:val="0"/>
          <w:caps w:val="0"/>
          <w:lang w:eastAsia="pt-BR"/>
        </w:rPr>
      </w:pPr>
    </w:p>
    <w:p w14:paraId="436D1976" w14:textId="77777777" w:rsidR="002456F9" w:rsidRDefault="002456F9">
      <w:pPr>
        <w:pStyle w:val="EstiloNormalGrandeesquerda"/>
        <w:keepNext w:val="0"/>
        <w:widowControl w:val="0"/>
        <w:ind w:left="-426" w:firstLine="710"/>
        <w:jc w:val="both"/>
        <w:rPr>
          <w:b w:val="0"/>
          <w:caps w:val="0"/>
          <w:lang w:eastAsia="pt-BR"/>
        </w:rPr>
      </w:pPr>
    </w:p>
    <w:p w14:paraId="4B769A1C" w14:textId="77777777" w:rsidR="002456F9" w:rsidRDefault="002456F9">
      <w:pPr>
        <w:pStyle w:val="EstiloNormalGrandeesquerda"/>
        <w:keepNext w:val="0"/>
        <w:widowControl w:val="0"/>
        <w:ind w:left="-426" w:firstLine="710"/>
        <w:jc w:val="both"/>
        <w:rPr>
          <w:b w:val="0"/>
          <w:caps w:val="0"/>
          <w:lang w:eastAsia="pt-BR"/>
        </w:rPr>
      </w:pPr>
    </w:p>
    <w:p w14:paraId="200300A3" w14:textId="77777777" w:rsidR="002456F9" w:rsidRDefault="002456F9">
      <w:pPr>
        <w:pStyle w:val="EstiloNormalGrandeesquerda"/>
        <w:keepNext w:val="0"/>
        <w:widowControl w:val="0"/>
        <w:ind w:left="-426" w:firstLine="710"/>
        <w:jc w:val="both"/>
        <w:rPr>
          <w:b w:val="0"/>
          <w:caps w:val="0"/>
        </w:rPr>
      </w:pPr>
    </w:p>
    <w:p w14:paraId="2E3C263D" w14:textId="77777777" w:rsidR="002456F9" w:rsidRDefault="002456F9">
      <w:pPr>
        <w:pStyle w:val="EstiloNormalGrandeesquerda"/>
        <w:keepNext w:val="0"/>
        <w:widowControl w:val="0"/>
        <w:ind w:firstLine="709"/>
        <w:jc w:val="both"/>
        <w:rPr>
          <w:b w:val="0"/>
          <w:caps w:val="0"/>
        </w:rPr>
      </w:pPr>
    </w:p>
    <w:p w14:paraId="5493AE67" w14:textId="77777777" w:rsidR="002456F9" w:rsidRDefault="002456F9">
      <w:pPr>
        <w:pStyle w:val="EstiloNormalGrandeesquerda"/>
        <w:keepNext w:val="0"/>
        <w:widowControl w:val="0"/>
        <w:ind w:firstLine="709"/>
        <w:jc w:val="both"/>
        <w:rPr>
          <w:b w:val="0"/>
          <w:caps w:val="0"/>
        </w:rPr>
      </w:pPr>
    </w:p>
    <w:p w14:paraId="409680C1" w14:textId="77777777" w:rsidR="002456F9" w:rsidRDefault="00DD7C1B">
      <w:pPr>
        <w:pStyle w:val="EstiloNormalGrandeesquerda"/>
        <w:keepNext w:val="0"/>
        <w:widowControl w:val="0"/>
        <w:ind w:firstLine="709"/>
        <w:jc w:val="both"/>
        <w:rPr>
          <w:b w:val="0"/>
          <w:caps w:val="0"/>
        </w:rPr>
      </w:pPr>
      <w:r>
        <w:rPr>
          <w:b w:val="0"/>
          <w:caps w:val="0"/>
          <w:noProof/>
          <w:lang w:eastAsia="pt-BR"/>
        </w:rPr>
        <w:lastRenderedPageBreak/>
        <w:drawing>
          <wp:anchor distT="0" distB="0" distL="114300" distR="114300" simplePos="0" relativeHeight="251676672" behindDoc="0" locked="0" layoutInCell="1" allowOverlap="1" wp14:anchorId="6DB7C6E0" wp14:editId="3E557696">
            <wp:simplePos x="0" y="0"/>
            <wp:positionH relativeFrom="column">
              <wp:posOffset>-401955</wp:posOffset>
            </wp:positionH>
            <wp:positionV relativeFrom="paragraph">
              <wp:posOffset>259080</wp:posOffset>
            </wp:positionV>
            <wp:extent cx="6379210" cy="6953250"/>
            <wp:effectExtent l="19050" t="0" r="2540" b="0"/>
            <wp:wrapSquare wrapText="bothSides"/>
            <wp:docPr id="59" name="Imagem 58" descr="09 CONTROLE ESTOQU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8" descr="09 CONTROLE ESTOQUE 2.png"/>
                    <pic:cNvPicPr>
                      <a:picLocks noChangeAspect="1"/>
                    </pic:cNvPicPr>
                  </pic:nvPicPr>
                  <pic:blipFill>
                    <a:blip r:embed="rId35" cstate="print"/>
                    <a:stretch>
                      <a:fillRect/>
                    </a:stretch>
                  </pic:blipFill>
                  <pic:spPr>
                    <a:xfrm>
                      <a:off x="0" y="0"/>
                      <a:ext cx="6379210" cy="6953250"/>
                    </a:xfrm>
                    <a:prstGeom prst="rect">
                      <a:avLst/>
                    </a:prstGeom>
                  </pic:spPr>
                </pic:pic>
              </a:graphicData>
            </a:graphic>
          </wp:anchor>
        </w:drawing>
      </w:r>
    </w:p>
    <w:p w14:paraId="68D6560F" w14:textId="77777777" w:rsidR="002456F9" w:rsidRDefault="002456F9">
      <w:pPr>
        <w:pStyle w:val="EstiloNormalGrandeesquerda"/>
        <w:keepNext w:val="0"/>
        <w:widowControl w:val="0"/>
        <w:ind w:firstLine="709"/>
        <w:jc w:val="both"/>
        <w:rPr>
          <w:b w:val="0"/>
          <w:caps w:val="0"/>
        </w:rPr>
      </w:pPr>
    </w:p>
    <w:p w14:paraId="01B07783" w14:textId="77777777" w:rsidR="002456F9" w:rsidRDefault="002456F9">
      <w:pPr>
        <w:pStyle w:val="EstiloNormalGrandeesquerda"/>
        <w:keepNext w:val="0"/>
        <w:widowControl w:val="0"/>
        <w:ind w:firstLine="709"/>
        <w:jc w:val="both"/>
        <w:rPr>
          <w:b w:val="0"/>
          <w:caps w:val="0"/>
        </w:rPr>
      </w:pPr>
    </w:p>
    <w:p w14:paraId="69E58BF1" w14:textId="77777777" w:rsidR="002456F9" w:rsidRDefault="002456F9">
      <w:pPr>
        <w:pStyle w:val="EstiloNormalGrandeesquerda"/>
        <w:keepNext w:val="0"/>
        <w:widowControl w:val="0"/>
        <w:ind w:firstLine="709"/>
        <w:jc w:val="both"/>
        <w:rPr>
          <w:b w:val="0"/>
          <w:caps w:val="0"/>
        </w:rPr>
      </w:pPr>
    </w:p>
    <w:p w14:paraId="263694F7" w14:textId="77777777" w:rsidR="002456F9" w:rsidRDefault="002456F9">
      <w:pPr>
        <w:pStyle w:val="EstiloNormalGrandeesquerda"/>
        <w:keepNext w:val="0"/>
        <w:widowControl w:val="0"/>
        <w:ind w:firstLine="709"/>
        <w:jc w:val="both"/>
        <w:rPr>
          <w:b w:val="0"/>
          <w:caps w:val="0"/>
        </w:rPr>
      </w:pPr>
    </w:p>
    <w:p w14:paraId="16FD8E3E" w14:textId="77777777" w:rsidR="002456F9" w:rsidRDefault="002456F9">
      <w:pPr>
        <w:pStyle w:val="EstiloNormalGrandeesquerda"/>
        <w:keepNext w:val="0"/>
        <w:widowControl w:val="0"/>
        <w:ind w:firstLine="709"/>
        <w:jc w:val="both"/>
        <w:rPr>
          <w:b w:val="0"/>
          <w:caps w:val="0"/>
        </w:rPr>
      </w:pPr>
    </w:p>
    <w:p w14:paraId="18469114" w14:textId="77777777" w:rsidR="002456F9" w:rsidRDefault="00DD7C1B">
      <w:pPr>
        <w:pStyle w:val="EstiloNormalGrandeesquerda"/>
        <w:keepNext w:val="0"/>
        <w:widowControl w:val="0"/>
        <w:numPr>
          <w:ilvl w:val="2"/>
          <w:numId w:val="23"/>
        </w:numPr>
        <w:jc w:val="both"/>
        <w:rPr>
          <w:b w:val="0"/>
          <w:caps w:val="0"/>
        </w:rPr>
      </w:pPr>
      <w:commentRangeStart w:id="23"/>
      <w:r>
        <w:rPr>
          <w:b w:val="0"/>
          <w:caps w:val="0"/>
        </w:rPr>
        <w:t>CONTROLE DE EMPRESTIMO DE MATERIAIS</w:t>
      </w:r>
      <w:commentRangeEnd w:id="23"/>
      <w:r w:rsidR="00822E89">
        <w:rPr>
          <w:rStyle w:val="Refdecomentrio"/>
          <w:rFonts w:eastAsiaTheme="minorHAnsi" w:cstheme="minorBidi"/>
          <w:b w:val="0"/>
          <w:bCs w:val="0"/>
          <w:caps w:val="0"/>
        </w:rPr>
        <w:commentReference w:id="23"/>
      </w:r>
    </w:p>
    <w:p w14:paraId="66387AB7" w14:textId="77777777" w:rsidR="002456F9" w:rsidRDefault="002456F9">
      <w:pPr>
        <w:pStyle w:val="EstiloNormalGrandeesquerda"/>
        <w:keepNext w:val="0"/>
        <w:widowControl w:val="0"/>
        <w:ind w:firstLine="709"/>
        <w:jc w:val="both"/>
        <w:rPr>
          <w:b w:val="0"/>
          <w:caps w:val="0"/>
        </w:rPr>
      </w:pPr>
    </w:p>
    <w:p w14:paraId="1FC89F24" w14:textId="77777777" w:rsidR="002456F9" w:rsidRDefault="002456F9">
      <w:pPr>
        <w:pStyle w:val="EstiloNormalGrandeesquerda"/>
        <w:keepNext w:val="0"/>
        <w:widowControl w:val="0"/>
        <w:ind w:left="-567" w:firstLine="709"/>
        <w:jc w:val="both"/>
        <w:rPr>
          <w:b w:val="0"/>
          <w:caps w:val="0"/>
          <w:lang w:eastAsia="pt-BR"/>
        </w:rPr>
      </w:pPr>
    </w:p>
    <w:p w14:paraId="6E8DE7B1" w14:textId="77777777" w:rsidR="002456F9" w:rsidRDefault="0099382D">
      <w:pPr>
        <w:pStyle w:val="EstiloNormalGrandeesquerda"/>
        <w:keepNext w:val="0"/>
        <w:widowControl w:val="0"/>
        <w:ind w:left="-567" w:firstLine="709"/>
        <w:jc w:val="both"/>
        <w:rPr>
          <w:b w:val="0"/>
          <w:caps w:val="0"/>
        </w:rPr>
      </w:pPr>
      <w:r>
        <w:rPr>
          <w:b w:val="0"/>
          <w:caps w:val="0"/>
          <w:noProof/>
          <w:lang w:eastAsia="pt-BR"/>
        </w:rPr>
        <w:drawing>
          <wp:inline distT="0" distB="0" distL="0" distR="0" wp14:anchorId="6FB33207" wp14:editId="48933911">
            <wp:extent cx="5757401" cy="4123426"/>
            <wp:effectExtent l="19050" t="0" r="0" b="0"/>
            <wp:docPr id="19" name="Imagem 18" descr="MANTEREMPRESTI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EMPRESTIMO.png"/>
                    <pic:cNvPicPr/>
                  </pic:nvPicPr>
                  <pic:blipFill>
                    <a:blip r:embed="rId38" cstate="print"/>
                    <a:stretch>
                      <a:fillRect/>
                    </a:stretch>
                  </pic:blipFill>
                  <pic:spPr>
                    <a:xfrm>
                      <a:off x="0" y="0"/>
                      <a:ext cx="5760085" cy="4125348"/>
                    </a:xfrm>
                    <a:prstGeom prst="rect">
                      <a:avLst/>
                    </a:prstGeom>
                  </pic:spPr>
                </pic:pic>
              </a:graphicData>
            </a:graphic>
          </wp:inline>
        </w:drawing>
      </w:r>
    </w:p>
    <w:p w14:paraId="54FE534E" w14:textId="77777777" w:rsidR="002456F9" w:rsidRDefault="002456F9">
      <w:pPr>
        <w:pStyle w:val="EstiloNormalGrandeesquerda"/>
        <w:keepNext w:val="0"/>
        <w:widowControl w:val="0"/>
        <w:ind w:firstLine="709"/>
        <w:jc w:val="both"/>
        <w:rPr>
          <w:b w:val="0"/>
          <w:caps w:val="0"/>
        </w:rPr>
      </w:pPr>
    </w:p>
    <w:p w14:paraId="3BCEC7A7" w14:textId="77777777" w:rsidR="002456F9" w:rsidRDefault="002456F9">
      <w:pPr>
        <w:pStyle w:val="EstiloNormalGrandeesquerda"/>
        <w:keepNext w:val="0"/>
        <w:widowControl w:val="0"/>
        <w:ind w:firstLine="709"/>
        <w:jc w:val="both"/>
        <w:rPr>
          <w:b w:val="0"/>
          <w:caps w:val="0"/>
        </w:rPr>
      </w:pPr>
    </w:p>
    <w:p w14:paraId="06CE363A" w14:textId="77777777" w:rsidR="002456F9" w:rsidRDefault="002456F9">
      <w:pPr>
        <w:pStyle w:val="EstiloNormalGrandeesquerda"/>
        <w:keepNext w:val="0"/>
        <w:widowControl w:val="0"/>
        <w:ind w:firstLine="709"/>
        <w:jc w:val="both"/>
        <w:rPr>
          <w:b w:val="0"/>
          <w:caps w:val="0"/>
        </w:rPr>
      </w:pPr>
    </w:p>
    <w:p w14:paraId="3002F968" w14:textId="77777777" w:rsidR="002456F9" w:rsidRDefault="002456F9">
      <w:pPr>
        <w:pStyle w:val="EstiloNormalGrandeesquerda"/>
        <w:keepNext w:val="0"/>
        <w:widowControl w:val="0"/>
        <w:ind w:firstLine="709"/>
        <w:jc w:val="both"/>
        <w:rPr>
          <w:b w:val="0"/>
          <w:caps w:val="0"/>
        </w:rPr>
      </w:pPr>
    </w:p>
    <w:p w14:paraId="7D26D64E" w14:textId="77777777" w:rsidR="002456F9" w:rsidRDefault="002456F9">
      <w:pPr>
        <w:pStyle w:val="EstiloNormalGrandeesquerda"/>
        <w:keepNext w:val="0"/>
        <w:widowControl w:val="0"/>
        <w:ind w:firstLine="709"/>
        <w:jc w:val="both"/>
        <w:rPr>
          <w:b w:val="0"/>
          <w:caps w:val="0"/>
        </w:rPr>
      </w:pPr>
    </w:p>
    <w:p w14:paraId="55F87222" w14:textId="77777777" w:rsidR="002456F9" w:rsidRDefault="002456F9">
      <w:pPr>
        <w:pStyle w:val="EstiloNormalGrandeesquerda"/>
        <w:keepNext w:val="0"/>
        <w:widowControl w:val="0"/>
        <w:ind w:firstLine="709"/>
        <w:jc w:val="both"/>
        <w:rPr>
          <w:b w:val="0"/>
          <w:caps w:val="0"/>
        </w:rPr>
      </w:pPr>
    </w:p>
    <w:p w14:paraId="373F6FAC" w14:textId="77777777" w:rsidR="002456F9" w:rsidRDefault="002456F9">
      <w:pPr>
        <w:pStyle w:val="EstiloNormalGrandeesquerda"/>
        <w:keepNext w:val="0"/>
        <w:widowControl w:val="0"/>
        <w:ind w:firstLine="709"/>
        <w:jc w:val="both"/>
        <w:rPr>
          <w:b w:val="0"/>
          <w:caps w:val="0"/>
        </w:rPr>
      </w:pPr>
    </w:p>
    <w:p w14:paraId="17ABF3DA" w14:textId="77777777" w:rsidR="002456F9" w:rsidRDefault="002456F9">
      <w:pPr>
        <w:pStyle w:val="EstiloNormalGrandeesquerda"/>
        <w:keepNext w:val="0"/>
        <w:widowControl w:val="0"/>
        <w:ind w:firstLine="709"/>
        <w:jc w:val="both"/>
        <w:rPr>
          <w:b w:val="0"/>
          <w:caps w:val="0"/>
        </w:rPr>
      </w:pPr>
    </w:p>
    <w:p w14:paraId="3AB6A7EB" w14:textId="77777777" w:rsidR="002456F9" w:rsidRDefault="002456F9">
      <w:pPr>
        <w:pStyle w:val="EstiloNormalGrandeesquerda"/>
        <w:keepNext w:val="0"/>
        <w:widowControl w:val="0"/>
        <w:ind w:firstLine="709"/>
        <w:jc w:val="both"/>
        <w:rPr>
          <w:b w:val="0"/>
          <w:caps w:val="0"/>
        </w:rPr>
      </w:pPr>
    </w:p>
    <w:p w14:paraId="0C54C548" w14:textId="77777777" w:rsidR="002456F9" w:rsidRDefault="002456F9">
      <w:pPr>
        <w:pStyle w:val="EstiloNormalGrandeesquerda"/>
        <w:keepNext w:val="0"/>
        <w:widowControl w:val="0"/>
        <w:ind w:firstLine="709"/>
        <w:jc w:val="both"/>
        <w:rPr>
          <w:b w:val="0"/>
          <w:caps w:val="0"/>
        </w:rPr>
      </w:pPr>
    </w:p>
    <w:p w14:paraId="2B2105A4" w14:textId="77777777" w:rsidR="002456F9" w:rsidRDefault="002456F9">
      <w:pPr>
        <w:pStyle w:val="EstiloNormalGrandeesquerda"/>
        <w:keepNext w:val="0"/>
        <w:widowControl w:val="0"/>
        <w:ind w:firstLine="709"/>
        <w:jc w:val="both"/>
        <w:rPr>
          <w:b w:val="0"/>
          <w:caps w:val="0"/>
        </w:rPr>
      </w:pPr>
    </w:p>
    <w:p w14:paraId="2CE23E0B" w14:textId="77777777" w:rsidR="002456F9" w:rsidRDefault="002456F9">
      <w:pPr>
        <w:pStyle w:val="EstiloNormalGrandeesquerda"/>
        <w:keepNext w:val="0"/>
        <w:widowControl w:val="0"/>
        <w:ind w:firstLine="709"/>
        <w:jc w:val="both"/>
        <w:rPr>
          <w:b w:val="0"/>
          <w:caps w:val="0"/>
        </w:rPr>
      </w:pPr>
    </w:p>
    <w:p w14:paraId="7E730130" w14:textId="77777777" w:rsidR="002456F9" w:rsidRDefault="00DD7C1B">
      <w:pPr>
        <w:pStyle w:val="EstiloNormalGrandeesquerda"/>
        <w:keepNext w:val="0"/>
        <w:widowControl w:val="0"/>
        <w:ind w:firstLine="709"/>
        <w:jc w:val="both"/>
        <w:rPr>
          <w:b w:val="0"/>
          <w:caps w:val="0"/>
        </w:rPr>
      </w:pPr>
      <w:r>
        <w:rPr>
          <w:b w:val="0"/>
          <w:caps w:val="0"/>
          <w:noProof/>
          <w:lang w:eastAsia="pt-BR"/>
        </w:rPr>
        <w:lastRenderedPageBreak/>
        <w:drawing>
          <wp:anchor distT="0" distB="0" distL="114300" distR="114300" simplePos="0" relativeHeight="251678720" behindDoc="0" locked="0" layoutInCell="1" allowOverlap="1" wp14:anchorId="53012B33" wp14:editId="6EE31E30">
            <wp:simplePos x="0" y="0"/>
            <wp:positionH relativeFrom="column">
              <wp:posOffset>-444500</wp:posOffset>
            </wp:positionH>
            <wp:positionV relativeFrom="paragraph">
              <wp:posOffset>3810</wp:posOffset>
            </wp:positionV>
            <wp:extent cx="6454140" cy="6687820"/>
            <wp:effectExtent l="19050" t="0" r="3810" b="0"/>
            <wp:wrapSquare wrapText="bothSides"/>
            <wp:docPr id="61" name="Imagem 60" descr="10 CONTROLE EMPRESTIM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0" descr="10 CONTROLE EMPRESTIMO 2.png"/>
                    <pic:cNvPicPr>
                      <a:picLocks noChangeAspect="1"/>
                    </pic:cNvPicPr>
                  </pic:nvPicPr>
                  <pic:blipFill>
                    <a:blip r:embed="rId39" cstate="print"/>
                    <a:stretch>
                      <a:fillRect/>
                    </a:stretch>
                  </pic:blipFill>
                  <pic:spPr>
                    <a:xfrm>
                      <a:off x="0" y="0"/>
                      <a:ext cx="6454140" cy="6687820"/>
                    </a:xfrm>
                    <a:prstGeom prst="rect">
                      <a:avLst/>
                    </a:prstGeom>
                  </pic:spPr>
                </pic:pic>
              </a:graphicData>
            </a:graphic>
          </wp:anchor>
        </w:drawing>
      </w:r>
    </w:p>
    <w:p w14:paraId="1D017C6F" w14:textId="77777777" w:rsidR="002456F9" w:rsidRDefault="002456F9">
      <w:pPr>
        <w:pStyle w:val="EstiloNormalGrandeesquerda"/>
        <w:keepNext w:val="0"/>
        <w:widowControl w:val="0"/>
        <w:ind w:firstLine="709"/>
        <w:jc w:val="both"/>
        <w:rPr>
          <w:b w:val="0"/>
          <w:caps w:val="0"/>
        </w:rPr>
      </w:pPr>
    </w:p>
    <w:p w14:paraId="5D0F7AAD" w14:textId="77777777" w:rsidR="002456F9" w:rsidRDefault="002456F9">
      <w:pPr>
        <w:pStyle w:val="EstiloNormalGrandeesquerda"/>
        <w:keepNext w:val="0"/>
        <w:widowControl w:val="0"/>
        <w:ind w:firstLine="709"/>
        <w:jc w:val="both"/>
        <w:rPr>
          <w:b w:val="0"/>
          <w:caps w:val="0"/>
        </w:rPr>
      </w:pPr>
    </w:p>
    <w:p w14:paraId="35E21C36" w14:textId="77777777" w:rsidR="002456F9" w:rsidRDefault="002456F9">
      <w:pPr>
        <w:pStyle w:val="EstiloNormalGrandeesquerda"/>
        <w:keepNext w:val="0"/>
        <w:widowControl w:val="0"/>
        <w:ind w:firstLine="709"/>
        <w:jc w:val="both"/>
        <w:rPr>
          <w:b w:val="0"/>
          <w:caps w:val="0"/>
        </w:rPr>
      </w:pPr>
    </w:p>
    <w:p w14:paraId="3E610388" w14:textId="77777777" w:rsidR="002456F9" w:rsidRDefault="002456F9">
      <w:pPr>
        <w:pStyle w:val="EstiloNormalGrandeesquerda"/>
        <w:keepNext w:val="0"/>
        <w:widowControl w:val="0"/>
        <w:ind w:firstLine="709"/>
        <w:jc w:val="both"/>
        <w:rPr>
          <w:b w:val="0"/>
          <w:caps w:val="0"/>
        </w:rPr>
      </w:pPr>
    </w:p>
    <w:p w14:paraId="2AD14FED" w14:textId="77777777" w:rsidR="002456F9" w:rsidRDefault="002456F9">
      <w:pPr>
        <w:pStyle w:val="EstiloNormalGrandeesquerda"/>
        <w:keepNext w:val="0"/>
        <w:widowControl w:val="0"/>
        <w:ind w:firstLine="709"/>
        <w:jc w:val="both"/>
        <w:rPr>
          <w:b w:val="0"/>
          <w:caps w:val="0"/>
        </w:rPr>
      </w:pPr>
    </w:p>
    <w:p w14:paraId="3AF3F091" w14:textId="77777777" w:rsidR="0099382D" w:rsidRDefault="0099382D">
      <w:pPr>
        <w:pStyle w:val="EstiloNormalGrandeesquerda"/>
        <w:keepNext w:val="0"/>
        <w:widowControl w:val="0"/>
        <w:ind w:firstLine="709"/>
        <w:jc w:val="both"/>
        <w:rPr>
          <w:b w:val="0"/>
          <w:caps w:val="0"/>
        </w:rPr>
      </w:pPr>
    </w:p>
    <w:p w14:paraId="3B60D0BB" w14:textId="77777777" w:rsidR="002456F9" w:rsidRDefault="002456F9">
      <w:pPr>
        <w:pStyle w:val="EstiloNormalGrandeesquerda"/>
        <w:keepNext w:val="0"/>
        <w:widowControl w:val="0"/>
        <w:ind w:firstLine="709"/>
        <w:jc w:val="both"/>
        <w:rPr>
          <w:b w:val="0"/>
          <w:caps w:val="0"/>
        </w:rPr>
      </w:pPr>
    </w:p>
    <w:p w14:paraId="0C34588C" w14:textId="77777777" w:rsidR="002456F9" w:rsidRDefault="00DD7C1B" w:rsidP="0099382D">
      <w:pPr>
        <w:pStyle w:val="EstiloNormalGrandeesquerda"/>
        <w:keepNext w:val="0"/>
        <w:widowControl w:val="0"/>
        <w:numPr>
          <w:ilvl w:val="2"/>
          <w:numId w:val="23"/>
        </w:numPr>
        <w:jc w:val="both"/>
        <w:rPr>
          <w:b w:val="0"/>
          <w:caps w:val="0"/>
        </w:rPr>
      </w:pPr>
      <w:r>
        <w:rPr>
          <w:b w:val="0"/>
          <w:caps w:val="0"/>
        </w:rPr>
        <w:lastRenderedPageBreak/>
        <w:t>RECEBER PAGAMENTO DE MENSALIDADES</w:t>
      </w:r>
    </w:p>
    <w:p w14:paraId="4F35B8B1" w14:textId="77777777" w:rsidR="0099382D" w:rsidRDefault="0099382D" w:rsidP="0099382D">
      <w:pPr>
        <w:pStyle w:val="EstiloNormalGrandeesquerda"/>
        <w:keepNext w:val="0"/>
        <w:widowControl w:val="0"/>
        <w:jc w:val="both"/>
        <w:rPr>
          <w:b w:val="0"/>
          <w:caps w:val="0"/>
        </w:rPr>
      </w:pPr>
    </w:p>
    <w:p w14:paraId="5AFB433A" w14:textId="42D252C4" w:rsidR="0099382D" w:rsidRPr="0099382D" w:rsidRDefault="00C530A5" w:rsidP="0099382D">
      <w:pPr>
        <w:pStyle w:val="EstiloNormalGrandeesquerda"/>
        <w:keepNext w:val="0"/>
        <w:widowControl w:val="0"/>
        <w:jc w:val="both"/>
        <w:rPr>
          <w:b w:val="0"/>
          <w:caps w:val="0"/>
        </w:rPr>
      </w:pPr>
      <w:r>
        <w:rPr>
          <w:b w:val="0"/>
          <w:caps w:val="0"/>
          <w:noProof/>
          <w:lang w:eastAsia="pt-BR"/>
        </w:rPr>
        <w:drawing>
          <wp:inline distT="0" distB="0" distL="0" distR="0" wp14:anchorId="19BDFC60" wp14:editId="1FB0BDB0">
            <wp:extent cx="6124575" cy="45720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BER MENSALIDADE.png"/>
                    <pic:cNvPicPr/>
                  </pic:nvPicPr>
                  <pic:blipFill>
                    <a:blip r:embed="rId40">
                      <a:extLst>
                        <a:ext uri="{28A0092B-C50C-407E-A947-70E740481C1C}">
                          <a14:useLocalDpi xmlns:a14="http://schemas.microsoft.com/office/drawing/2010/main" val="0"/>
                        </a:ext>
                      </a:extLst>
                    </a:blip>
                    <a:stretch>
                      <a:fillRect/>
                    </a:stretch>
                  </pic:blipFill>
                  <pic:spPr>
                    <a:xfrm>
                      <a:off x="0" y="0"/>
                      <a:ext cx="6124575" cy="4572000"/>
                    </a:xfrm>
                    <a:prstGeom prst="rect">
                      <a:avLst/>
                    </a:prstGeom>
                  </pic:spPr>
                </pic:pic>
              </a:graphicData>
            </a:graphic>
          </wp:inline>
        </w:drawing>
      </w:r>
    </w:p>
    <w:p w14:paraId="744EFB9B" w14:textId="77777777" w:rsidR="002456F9" w:rsidRDefault="002456F9">
      <w:pPr>
        <w:pStyle w:val="EstiloNormalGrandeesquerda"/>
        <w:keepNext w:val="0"/>
        <w:widowControl w:val="0"/>
        <w:ind w:left="-426" w:firstLine="710"/>
        <w:jc w:val="both"/>
        <w:rPr>
          <w:b w:val="0"/>
          <w:caps w:val="0"/>
          <w:lang w:eastAsia="pt-BR"/>
        </w:rPr>
      </w:pPr>
    </w:p>
    <w:p w14:paraId="15176CF6" w14:textId="77777777" w:rsidR="002456F9" w:rsidRDefault="002456F9">
      <w:pPr>
        <w:pStyle w:val="EstiloNormalGrandeesquerda"/>
        <w:keepNext w:val="0"/>
        <w:widowControl w:val="0"/>
        <w:ind w:left="-426" w:hanging="141"/>
        <w:jc w:val="both"/>
        <w:rPr>
          <w:b w:val="0"/>
          <w:caps w:val="0"/>
        </w:rPr>
      </w:pPr>
    </w:p>
    <w:p w14:paraId="3EBBD263" w14:textId="77777777" w:rsidR="002456F9" w:rsidRDefault="002456F9">
      <w:pPr>
        <w:pStyle w:val="EstiloNormalGrandeesquerda"/>
        <w:keepNext w:val="0"/>
        <w:widowControl w:val="0"/>
        <w:ind w:firstLine="709"/>
        <w:jc w:val="both"/>
        <w:rPr>
          <w:b w:val="0"/>
          <w:caps w:val="0"/>
        </w:rPr>
      </w:pPr>
    </w:p>
    <w:p w14:paraId="46830292" w14:textId="77777777" w:rsidR="002456F9" w:rsidRDefault="002456F9">
      <w:pPr>
        <w:pStyle w:val="EstiloNormalGrandeesquerda"/>
        <w:keepNext w:val="0"/>
        <w:widowControl w:val="0"/>
        <w:ind w:firstLine="709"/>
        <w:jc w:val="both"/>
        <w:rPr>
          <w:b w:val="0"/>
          <w:caps w:val="0"/>
        </w:rPr>
      </w:pPr>
    </w:p>
    <w:p w14:paraId="2B067661" w14:textId="77777777" w:rsidR="002456F9" w:rsidRDefault="002456F9">
      <w:pPr>
        <w:pStyle w:val="EstiloNormalGrandeesquerda"/>
        <w:keepNext w:val="0"/>
        <w:widowControl w:val="0"/>
        <w:ind w:firstLine="709"/>
        <w:jc w:val="both"/>
        <w:rPr>
          <w:b w:val="0"/>
          <w:caps w:val="0"/>
        </w:rPr>
      </w:pPr>
    </w:p>
    <w:p w14:paraId="31F82AD3" w14:textId="77777777" w:rsidR="002456F9" w:rsidRDefault="002456F9">
      <w:pPr>
        <w:pStyle w:val="EstiloNormalGrandeesquerda"/>
        <w:keepNext w:val="0"/>
        <w:widowControl w:val="0"/>
        <w:ind w:firstLine="709"/>
        <w:jc w:val="both"/>
        <w:rPr>
          <w:b w:val="0"/>
          <w:caps w:val="0"/>
        </w:rPr>
      </w:pPr>
    </w:p>
    <w:p w14:paraId="188FB45A" w14:textId="77777777" w:rsidR="002456F9" w:rsidRDefault="002456F9">
      <w:pPr>
        <w:pStyle w:val="EstiloNormalGrandeesquerda"/>
        <w:keepNext w:val="0"/>
        <w:widowControl w:val="0"/>
        <w:ind w:firstLine="709"/>
        <w:jc w:val="both"/>
        <w:rPr>
          <w:b w:val="0"/>
          <w:caps w:val="0"/>
        </w:rPr>
      </w:pPr>
    </w:p>
    <w:p w14:paraId="5C06900C" w14:textId="77777777" w:rsidR="002456F9" w:rsidRDefault="002456F9">
      <w:pPr>
        <w:pStyle w:val="EstiloNormalGrandeesquerda"/>
        <w:keepNext w:val="0"/>
        <w:widowControl w:val="0"/>
        <w:ind w:firstLine="709"/>
        <w:jc w:val="both"/>
        <w:rPr>
          <w:b w:val="0"/>
          <w:caps w:val="0"/>
        </w:rPr>
      </w:pPr>
    </w:p>
    <w:p w14:paraId="02D114C6" w14:textId="77777777" w:rsidR="002456F9" w:rsidRDefault="002456F9">
      <w:pPr>
        <w:pStyle w:val="EstiloNormalGrandeesquerda"/>
        <w:keepNext w:val="0"/>
        <w:widowControl w:val="0"/>
        <w:ind w:firstLine="709"/>
        <w:jc w:val="both"/>
        <w:rPr>
          <w:b w:val="0"/>
          <w:caps w:val="0"/>
        </w:rPr>
      </w:pPr>
    </w:p>
    <w:p w14:paraId="2A169F70" w14:textId="77777777" w:rsidR="002456F9" w:rsidRDefault="002456F9">
      <w:pPr>
        <w:pStyle w:val="EstiloNormalGrandeesquerda"/>
        <w:keepNext w:val="0"/>
        <w:widowControl w:val="0"/>
        <w:ind w:firstLine="709"/>
        <w:jc w:val="both"/>
        <w:rPr>
          <w:b w:val="0"/>
          <w:caps w:val="0"/>
        </w:rPr>
      </w:pPr>
    </w:p>
    <w:p w14:paraId="40EF454F" w14:textId="77777777" w:rsidR="002456F9" w:rsidRDefault="00DD7C1B">
      <w:pPr>
        <w:pStyle w:val="EstiloNormalGrandeesquerda"/>
        <w:keepNext w:val="0"/>
        <w:widowControl w:val="0"/>
        <w:ind w:firstLine="709"/>
        <w:jc w:val="both"/>
        <w:rPr>
          <w:b w:val="0"/>
          <w:caps w:val="0"/>
        </w:rPr>
      </w:pPr>
      <w:r>
        <w:rPr>
          <w:b w:val="0"/>
          <w:caps w:val="0"/>
          <w:noProof/>
          <w:lang w:eastAsia="pt-BR"/>
        </w:rPr>
        <w:lastRenderedPageBreak/>
        <w:drawing>
          <wp:anchor distT="0" distB="0" distL="114300" distR="114300" simplePos="0" relativeHeight="251682816" behindDoc="0" locked="0" layoutInCell="1" allowOverlap="1" wp14:anchorId="3052908A" wp14:editId="6A7FC563">
            <wp:simplePos x="0" y="0"/>
            <wp:positionH relativeFrom="column">
              <wp:posOffset>-327660</wp:posOffset>
            </wp:positionH>
            <wp:positionV relativeFrom="paragraph">
              <wp:posOffset>3810</wp:posOffset>
            </wp:positionV>
            <wp:extent cx="6334760" cy="7856855"/>
            <wp:effectExtent l="19050" t="0" r="8890" b="0"/>
            <wp:wrapSquare wrapText="bothSides"/>
            <wp:docPr id="68" name="Imagem 67" descr="13 RECEBER MENSALIDAD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7" descr="13 RECEBER MENSALIDADE 2.png"/>
                    <pic:cNvPicPr>
                      <a:picLocks noChangeAspect="1"/>
                    </pic:cNvPicPr>
                  </pic:nvPicPr>
                  <pic:blipFill>
                    <a:blip r:embed="rId41" cstate="print"/>
                    <a:stretch>
                      <a:fillRect/>
                    </a:stretch>
                  </pic:blipFill>
                  <pic:spPr>
                    <a:xfrm>
                      <a:off x="0" y="0"/>
                      <a:ext cx="6334760" cy="7856855"/>
                    </a:xfrm>
                    <a:prstGeom prst="rect">
                      <a:avLst/>
                    </a:prstGeom>
                  </pic:spPr>
                </pic:pic>
              </a:graphicData>
            </a:graphic>
          </wp:anchor>
        </w:drawing>
      </w:r>
    </w:p>
    <w:p w14:paraId="3642CC54" w14:textId="77777777" w:rsidR="002456F9" w:rsidRDefault="002456F9">
      <w:pPr>
        <w:pStyle w:val="EstiloNormalGrandeesquerda"/>
        <w:keepNext w:val="0"/>
        <w:widowControl w:val="0"/>
        <w:ind w:firstLine="709"/>
        <w:jc w:val="both"/>
        <w:rPr>
          <w:b w:val="0"/>
          <w:caps w:val="0"/>
        </w:rPr>
      </w:pPr>
    </w:p>
    <w:p w14:paraId="3BA58A2F" w14:textId="77777777" w:rsidR="002456F9" w:rsidRDefault="002456F9">
      <w:pPr>
        <w:pStyle w:val="EstiloNormalGrandeesquerda"/>
        <w:keepNext w:val="0"/>
        <w:widowControl w:val="0"/>
        <w:jc w:val="both"/>
        <w:rPr>
          <w:b w:val="0"/>
          <w:caps w:val="0"/>
        </w:rPr>
      </w:pPr>
    </w:p>
    <w:p w14:paraId="58B2F47B" w14:textId="77777777" w:rsidR="002456F9" w:rsidRDefault="002456F9">
      <w:pPr>
        <w:pStyle w:val="EstiloNormalGrandeesquerda"/>
        <w:keepNext w:val="0"/>
        <w:widowControl w:val="0"/>
        <w:jc w:val="both"/>
        <w:rPr>
          <w:b w:val="0"/>
          <w:caps w:val="0"/>
        </w:rPr>
      </w:pPr>
    </w:p>
    <w:p w14:paraId="6459F07E"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EMITIR RELATORIO DE CLIENTES EM DEBITOS</w:t>
      </w:r>
    </w:p>
    <w:p w14:paraId="696BFB7F" w14:textId="77777777" w:rsidR="0099382D" w:rsidRDefault="0099382D" w:rsidP="0099382D">
      <w:pPr>
        <w:pStyle w:val="EstiloNormalGrandeesquerda"/>
        <w:keepNext w:val="0"/>
        <w:widowControl w:val="0"/>
        <w:jc w:val="both"/>
        <w:rPr>
          <w:b w:val="0"/>
          <w:caps w:val="0"/>
        </w:rPr>
      </w:pPr>
    </w:p>
    <w:p w14:paraId="6E9C1C4A" w14:textId="77777777" w:rsidR="0099382D" w:rsidRDefault="0099382D" w:rsidP="0099382D">
      <w:pPr>
        <w:pStyle w:val="EstiloNormalGrandeesquerda"/>
        <w:keepNext w:val="0"/>
        <w:widowControl w:val="0"/>
        <w:jc w:val="both"/>
        <w:rPr>
          <w:b w:val="0"/>
          <w:caps w:val="0"/>
        </w:rPr>
      </w:pPr>
      <w:r>
        <w:rPr>
          <w:b w:val="0"/>
          <w:caps w:val="0"/>
          <w:noProof/>
          <w:lang w:eastAsia="pt-BR"/>
        </w:rPr>
        <w:drawing>
          <wp:inline distT="0" distB="0" distL="0" distR="0" wp14:anchorId="42C45D34" wp14:editId="02385F7F">
            <wp:extent cx="5756991" cy="3976778"/>
            <wp:effectExtent l="19050" t="0" r="0" b="0"/>
            <wp:docPr id="21" name="Imagem 20" descr="RELATORIODEBI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DEBITO.png"/>
                    <pic:cNvPicPr/>
                  </pic:nvPicPr>
                  <pic:blipFill>
                    <a:blip r:embed="rId42" cstate="print"/>
                    <a:stretch>
                      <a:fillRect/>
                    </a:stretch>
                  </pic:blipFill>
                  <pic:spPr>
                    <a:xfrm>
                      <a:off x="0" y="0"/>
                      <a:ext cx="5760085" cy="3978915"/>
                    </a:xfrm>
                    <a:prstGeom prst="rect">
                      <a:avLst/>
                    </a:prstGeom>
                  </pic:spPr>
                </pic:pic>
              </a:graphicData>
            </a:graphic>
          </wp:inline>
        </w:drawing>
      </w:r>
    </w:p>
    <w:p w14:paraId="75F624F6" w14:textId="77777777" w:rsidR="002456F9" w:rsidRDefault="002456F9">
      <w:pPr>
        <w:pStyle w:val="EstiloNormalGrandeesquerda"/>
        <w:keepNext w:val="0"/>
        <w:widowControl w:val="0"/>
        <w:jc w:val="both"/>
        <w:rPr>
          <w:b w:val="0"/>
          <w:caps w:val="0"/>
        </w:rPr>
      </w:pPr>
    </w:p>
    <w:p w14:paraId="7EF4E8B9" w14:textId="77777777" w:rsidR="002456F9" w:rsidRDefault="00DD7C1B">
      <w:pPr>
        <w:pStyle w:val="EstiloNormalGrandeesquerda"/>
        <w:keepNext w:val="0"/>
        <w:widowControl w:val="0"/>
        <w:ind w:left="-426" w:firstLine="426"/>
        <w:jc w:val="both"/>
        <w:rPr>
          <w:b w:val="0"/>
          <w:caps w:val="0"/>
        </w:rPr>
      </w:pPr>
      <w:r>
        <w:rPr>
          <w:b w:val="0"/>
          <w:caps w:val="0"/>
          <w:noProof/>
          <w:lang w:eastAsia="pt-BR"/>
        </w:rPr>
        <w:lastRenderedPageBreak/>
        <w:drawing>
          <wp:inline distT="0" distB="0" distL="0" distR="0" wp14:anchorId="47B4492D" wp14:editId="6A682C79">
            <wp:extent cx="6083935" cy="6687820"/>
            <wp:effectExtent l="19050" t="0" r="0" b="0"/>
            <wp:docPr id="42" name="Imagem 41" descr="RF14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1" descr="RF14 DESC.png"/>
                    <pic:cNvPicPr>
                      <a:picLocks noChangeAspect="1"/>
                    </pic:cNvPicPr>
                  </pic:nvPicPr>
                  <pic:blipFill>
                    <a:blip r:embed="rId43" cstate="print"/>
                    <a:stretch>
                      <a:fillRect/>
                    </a:stretch>
                  </pic:blipFill>
                  <pic:spPr>
                    <a:xfrm>
                      <a:off x="0" y="0"/>
                      <a:ext cx="6084006" cy="6687843"/>
                    </a:xfrm>
                    <a:prstGeom prst="rect">
                      <a:avLst/>
                    </a:prstGeom>
                  </pic:spPr>
                </pic:pic>
              </a:graphicData>
            </a:graphic>
          </wp:inline>
        </w:drawing>
      </w:r>
    </w:p>
    <w:p w14:paraId="14910F0D" w14:textId="77777777" w:rsidR="002456F9" w:rsidRDefault="002456F9">
      <w:pPr>
        <w:pStyle w:val="EstiloNormalGrandeesquerda"/>
        <w:keepNext w:val="0"/>
        <w:widowControl w:val="0"/>
        <w:jc w:val="both"/>
        <w:rPr>
          <w:b w:val="0"/>
          <w:caps w:val="0"/>
        </w:rPr>
      </w:pPr>
    </w:p>
    <w:p w14:paraId="1BFB135B" w14:textId="77777777" w:rsidR="002456F9" w:rsidRDefault="002456F9">
      <w:pPr>
        <w:pStyle w:val="EstiloNormalGrandeesquerda"/>
        <w:keepNext w:val="0"/>
        <w:widowControl w:val="0"/>
        <w:jc w:val="both"/>
        <w:rPr>
          <w:b w:val="0"/>
          <w:caps w:val="0"/>
        </w:rPr>
      </w:pPr>
    </w:p>
    <w:p w14:paraId="0A22554A" w14:textId="77777777" w:rsidR="002456F9" w:rsidRDefault="002456F9">
      <w:pPr>
        <w:pStyle w:val="EstiloNormalGrandeesquerda"/>
        <w:keepNext w:val="0"/>
        <w:widowControl w:val="0"/>
        <w:jc w:val="both"/>
        <w:rPr>
          <w:b w:val="0"/>
          <w:caps w:val="0"/>
        </w:rPr>
      </w:pPr>
    </w:p>
    <w:p w14:paraId="622EB971" w14:textId="77777777" w:rsidR="002456F9" w:rsidRDefault="002456F9">
      <w:pPr>
        <w:pStyle w:val="EstiloNormalGrandeesquerda"/>
        <w:keepNext w:val="0"/>
        <w:widowControl w:val="0"/>
        <w:jc w:val="both"/>
        <w:rPr>
          <w:b w:val="0"/>
          <w:caps w:val="0"/>
        </w:rPr>
      </w:pPr>
    </w:p>
    <w:p w14:paraId="358D21C8" w14:textId="77777777" w:rsidR="002456F9" w:rsidRDefault="002456F9">
      <w:pPr>
        <w:pStyle w:val="EstiloNormalGrandeesquerda"/>
        <w:keepNext w:val="0"/>
        <w:widowControl w:val="0"/>
        <w:jc w:val="both"/>
        <w:rPr>
          <w:b w:val="0"/>
          <w:caps w:val="0"/>
        </w:rPr>
      </w:pPr>
    </w:p>
    <w:p w14:paraId="0255C78F" w14:textId="77777777" w:rsidR="002456F9" w:rsidRDefault="002456F9">
      <w:pPr>
        <w:pStyle w:val="EstiloNormalGrandeesquerda"/>
        <w:keepNext w:val="0"/>
        <w:widowControl w:val="0"/>
        <w:jc w:val="both"/>
        <w:rPr>
          <w:b w:val="0"/>
          <w:caps w:val="0"/>
        </w:rPr>
      </w:pPr>
    </w:p>
    <w:p w14:paraId="2FD55A85" w14:textId="77777777" w:rsidR="002456F9" w:rsidRDefault="002456F9">
      <w:pPr>
        <w:pStyle w:val="EstiloNormalGrandeesquerda"/>
        <w:keepNext w:val="0"/>
        <w:widowControl w:val="0"/>
        <w:jc w:val="both"/>
        <w:rPr>
          <w:b w:val="0"/>
          <w:caps w:val="0"/>
        </w:rPr>
      </w:pPr>
    </w:p>
    <w:p w14:paraId="26FE622F" w14:textId="77777777" w:rsidR="002456F9" w:rsidRDefault="002456F9">
      <w:pPr>
        <w:pStyle w:val="EstiloNormalGrandeesquerda"/>
        <w:keepNext w:val="0"/>
        <w:widowControl w:val="0"/>
        <w:jc w:val="both"/>
        <w:rPr>
          <w:b w:val="0"/>
          <w:caps w:val="0"/>
        </w:rPr>
      </w:pPr>
    </w:p>
    <w:p w14:paraId="08096298" w14:textId="77777777" w:rsidR="002456F9" w:rsidRDefault="00DD7C1B">
      <w:pPr>
        <w:pStyle w:val="PargrafodaLista"/>
        <w:widowControl w:val="0"/>
        <w:numPr>
          <w:ilvl w:val="2"/>
          <w:numId w:val="23"/>
        </w:numPr>
        <w:spacing w:line="360" w:lineRule="auto"/>
        <w:contextualSpacing w:val="0"/>
      </w:pPr>
      <w:r>
        <w:lastRenderedPageBreak/>
        <w:t>EMITIR RELATÓRIO DE ÓBITOS</w:t>
      </w:r>
    </w:p>
    <w:p w14:paraId="6B181990" w14:textId="77777777" w:rsidR="002456F9" w:rsidRDefault="0099382D">
      <w:pPr>
        <w:widowControl w:val="0"/>
        <w:spacing w:line="360" w:lineRule="auto"/>
      </w:pPr>
      <w:r>
        <w:rPr>
          <w:noProof/>
          <w:lang w:eastAsia="pt-BR"/>
        </w:rPr>
        <w:drawing>
          <wp:inline distT="0" distB="0" distL="0" distR="0" wp14:anchorId="397F08BB" wp14:editId="6289280F">
            <wp:extent cx="6210300" cy="4352286"/>
            <wp:effectExtent l="0" t="0" r="0" b="0"/>
            <wp:docPr id="22" name="Imagem 21" descr="RELATORIOOBI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OBITOS.png"/>
                    <pic:cNvPicPr/>
                  </pic:nvPicPr>
                  <pic:blipFill>
                    <a:blip r:embed="rId44" cstate="print"/>
                    <a:stretch>
                      <a:fillRect/>
                    </a:stretch>
                  </pic:blipFill>
                  <pic:spPr>
                    <a:xfrm>
                      <a:off x="0" y="0"/>
                      <a:ext cx="6216087" cy="4356342"/>
                    </a:xfrm>
                    <a:prstGeom prst="rect">
                      <a:avLst/>
                    </a:prstGeom>
                  </pic:spPr>
                </pic:pic>
              </a:graphicData>
            </a:graphic>
          </wp:inline>
        </w:drawing>
      </w:r>
    </w:p>
    <w:p w14:paraId="169999EF" w14:textId="77777777" w:rsidR="002456F9" w:rsidRDefault="002456F9">
      <w:pPr>
        <w:widowControl w:val="0"/>
        <w:spacing w:line="360" w:lineRule="auto"/>
      </w:pPr>
    </w:p>
    <w:p w14:paraId="1DB3199A" w14:textId="77777777" w:rsidR="002456F9" w:rsidRDefault="00DD7C1B">
      <w:pPr>
        <w:widowControl w:val="0"/>
        <w:spacing w:line="360" w:lineRule="auto"/>
        <w:ind w:left="-426" w:firstLine="426"/>
      </w:pPr>
      <w:r>
        <w:rPr>
          <w:noProof/>
          <w:lang w:eastAsia="pt-BR"/>
        </w:rPr>
        <w:lastRenderedPageBreak/>
        <w:drawing>
          <wp:inline distT="0" distB="0" distL="0" distR="0" wp14:anchorId="6ED43355" wp14:editId="5DC24069">
            <wp:extent cx="6169025" cy="5922010"/>
            <wp:effectExtent l="19050" t="0" r="3101" b="0"/>
            <wp:docPr id="44" name="Imagem 43" descr="RF15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3" descr="RF15 DESC.png"/>
                    <pic:cNvPicPr>
                      <a:picLocks noChangeAspect="1"/>
                    </pic:cNvPicPr>
                  </pic:nvPicPr>
                  <pic:blipFill>
                    <a:blip r:embed="rId45" cstate="print"/>
                    <a:stretch>
                      <a:fillRect/>
                    </a:stretch>
                  </pic:blipFill>
                  <pic:spPr>
                    <a:xfrm>
                      <a:off x="0" y="0"/>
                      <a:ext cx="6169099" cy="5922335"/>
                    </a:xfrm>
                    <a:prstGeom prst="rect">
                      <a:avLst/>
                    </a:prstGeom>
                  </pic:spPr>
                </pic:pic>
              </a:graphicData>
            </a:graphic>
          </wp:inline>
        </w:drawing>
      </w:r>
    </w:p>
    <w:p w14:paraId="7AE9F020" w14:textId="77777777" w:rsidR="002456F9" w:rsidRDefault="002456F9">
      <w:pPr>
        <w:pStyle w:val="EstiloNormalGrandeesquerda"/>
        <w:keepNext w:val="0"/>
        <w:widowControl w:val="0"/>
        <w:ind w:left="990"/>
        <w:jc w:val="both"/>
        <w:rPr>
          <w:b w:val="0"/>
          <w:caps w:val="0"/>
        </w:rPr>
      </w:pPr>
    </w:p>
    <w:p w14:paraId="7BADEAE4" w14:textId="77777777" w:rsidR="002456F9" w:rsidRDefault="002456F9">
      <w:pPr>
        <w:pStyle w:val="EstiloNormalGrandeesquerda"/>
        <w:keepNext w:val="0"/>
        <w:widowControl w:val="0"/>
        <w:ind w:left="990"/>
        <w:jc w:val="both"/>
        <w:rPr>
          <w:b w:val="0"/>
          <w:caps w:val="0"/>
        </w:rPr>
      </w:pPr>
    </w:p>
    <w:p w14:paraId="5A1922FD" w14:textId="77777777" w:rsidR="002456F9" w:rsidRDefault="002456F9">
      <w:pPr>
        <w:pStyle w:val="EstiloNormalGrandeesquerda"/>
        <w:keepNext w:val="0"/>
        <w:widowControl w:val="0"/>
        <w:ind w:left="990"/>
        <w:jc w:val="both"/>
        <w:rPr>
          <w:b w:val="0"/>
          <w:caps w:val="0"/>
        </w:rPr>
      </w:pPr>
    </w:p>
    <w:p w14:paraId="11602EFC" w14:textId="77777777" w:rsidR="002456F9" w:rsidRDefault="002456F9">
      <w:pPr>
        <w:pStyle w:val="EstiloNormalGrandeesquerda"/>
        <w:keepNext w:val="0"/>
        <w:widowControl w:val="0"/>
        <w:ind w:left="990"/>
        <w:jc w:val="both"/>
        <w:rPr>
          <w:b w:val="0"/>
          <w:caps w:val="0"/>
        </w:rPr>
      </w:pPr>
    </w:p>
    <w:p w14:paraId="31F742AE" w14:textId="77777777" w:rsidR="002456F9" w:rsidRDefault="002456F9">
      <w:pPr>
        <w:pStyle w:val="EstiloNormalGrandeesquerda"/>
        <w:keepNext w:val="0"/>
        <w:widowControl w:val="0"/>
        <w:ind w:left="990"/>
        <w:jc w:val="both"/>
        <w:rPr>
          <w:b w:val="0"/>
          <w:caps w:val="0"/>
        </w:rPr>
      </w:pPr>
    </w:p>
    <w:p w14:paraId="75C5CB79" w14:textId="77777777" w:rsidR="002456F9" w:rsidRDefault="002456F9">
      <w:pPr>
        <w:pStyle w:val="EstiloNormalGrandeesquerda"/>
        <w:keepNext w:val="0"/>
        <w:widowControl w:val="0"/>
        <w:ind w:left="990"/>
        <w:jc w:val="both"/>
        <w:rPr>
          <w:b w:val="0"/>
          <w:caps w:val="0"/>
        </w:rPr>
      </w:pPr>
    </w:p>
    <w:p w14:paraId="401BDEFD" w14:textId="77777777" w:rsidR="002456F9" w:rsidRDefault="002456F9">
      <w:pPr>
        <w:pStyle w:val="EstiloNormalGrandeesquerda"/>
        <w:keepNext w:val="0"/>
        <w:widowControl w:val="0"/>
        <w:ind w:left="990"/>
        <w:jc w:val="both"/>
        <w:rPr>
          <w:b w:val="0"/>
          <w:caps w:val="0"/>
        </w:rPr>
      </w:pPr>
    </w:p>
    <w:p w14:paraId="08465778" w14:textId="77777777" w:rsidR="002456F9" w:rsidRDefault="002456F9">
      <w:pPr>
        <w:pStyle w:val="EstiloNormalGrandeesquerda"/>
        <w:keepNext w:val="0"/>
        <w:widowControl w:val="0"/>
        <w:ind w:left="990"/>
        <w:jc w:val="both"/>
        <w:rPr>
          <w:b w:val="0"/>
          <w:caps w:val="0"/>
        </w:rPr>
      </w:pPr>
    </w:p>
    <w:p w14:paraId="0D965BFB" w14:textId="77777777" w:rsidR="002456F9" w:rsidRDefault="002456F9">
      <w:pPr>
        <w:pStyle w:val="EstiloNormalGrandeesquerda"/>
        <w:keepNext w:val="0"/>
        <w:widowControl w:val="0"/>
        <w:ind w:left="990"/>
        <w:jc w:val="both"/>
        <w:rPr>
          <w:b w:val="0"/>
          <w:caps w:val="0"/>
        </w:rPr>
      </w:pPr>
    </w:p>
    <w:p w14:paraId="5C53674D" w14:textId="77777777" w:rsidR="002456F9" w:rsidRDefault="002456F9">
      <w:pPr>
        <w:pStyle w:val="EstiloNormalGrandeesquerda"/>
        <w:keepNext w:val="0"/>
        <w:widowControl w:val="0"/>
        <w:ind w:left="990"/>
        <w:jc w:val="both"/>
        <w:rPr>
          <w:b w:val="0"/>
          <w:caps w:val="0"/>
        </w:rPr>
      </w:pPr>
    </w:p>
    <w:p w14:paraId="06AEDAE1" w14:textId="77777777" w:rsidR="002456F9" w:rsidRDefault="00DD7C1B">
      <w:pPr>
        <w:pStyle w:val="EstiloNormalGrandeesquerda"/>
        <w:keepNext w:val="0"/>
        <w:widowControl w:val="0"/>
        <w:numPr>
          <w:ilvl w:val="2"/>
          <w:numId w:val="23"/>
        </w:numPr>
        <w:jc w:val="both"/>
        <w:rPr>
          <w:b w:val="0"/>
          <w:caps w:val="0"/>
        </w:rPr>
      </w:pPr>
      <w:r>
        <w:rPr>
          <w:b w:val="0"/>
          <w:caps w:val="0"/>
        </w:rPr>
        <w:lastRenderedPageBreak/>
        <w:t xml:space="preserve">EMITIR RELATÓRIO DE ESTOQUE </w:t>
      </w:r>
    </w:p>
    <w:p w14:paraId="7D0F9E69" w14:textId="77777777" w:rsidR="002456F9" w:rsidRDefault="002456F9">
      <w:pPr>
        <w:pStyle w:val="Ttulo1"/>
      </w:pPr>
    </w:p>
    <w:p w14:paraId="5B3D1695" w14:textId="77777777" w:rsidR="002456F9" w:rsidRDefault="0099382D">
      <w:pPr>
        <w:ind w:left="-567"/>
      </w:pPr>
      <w:r>
        <w:rPr>
          <w:noProof/>
          <w:lang w:eastAsia="pt-BR"/>
        </w:rPr>
        <w:drawing>
          <wp:inline distT="0" distB="0" distL="0" distR="0" wp14:anchorId="002DD1CB" wp14:editId="0B4A265A">
            <wp:extent cx="6486525" cy="4095924"/>
            <wp:effectExtent l="0" t="0" r="0" b="0"/>
            <wp:docPr id="23" name="Imagem 22" descr="RELATORIO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ORIOESTOQUE.png"/>
                    <pic:cNvPicPr/>
                  </pic:nvPicPr>
                  <pic:blipFill>
                    <a:blip r:embed="rId46" cstate="print"/>
                    <a:stretch>
                      <a:fillRect/>
                    </a:stretch>
                  </pic:blipFill>
                  <pic:spPr>
                    <a:xfrm>
                      <a:off x="0" y="0"/>
                      <a:ext cx="6508141" cy="4109574"/>
                    </a:xfrm>
                    <a:prstGeom prst="rect">
                      <a:avLst/>
                    </a:prstGeom>
                  </pic:spPr>
                </pic:pic>
              </a:graphicData>
            </a:graphic>
          </wp:inline>
        </w:drawing>
      </w:r>
    </w:p>
    <w:p w14:paraId="51983675" w14:textId="77777777" w:rsidR="002456F9" w:rsidRDefault="002456F9"/>
    <w:p w14:paraId="576E08A9" w14:textId="77777777" w:rsidR="002456F9" w:rsidRDefault="002456F9"/>
    <w:p w14:paraId="334F1349" w14:textId="77777777" w:rsidR="002456F9" w:rsidRDefault="002456F9"/>
    <w:p w14:paraId="7BA3B3D4" w14:textId="77777777" w:rsidR="002456F9" w:rsidRDefault="002456F9"/>
    <w:p w14:paraId="5236C3D3" w14:textId="77777777" w:rsidR="002456F9" w:rsidRDefault="002456F9"/>
    <w:p w14:paraId="1A036094" w14:textId="77777777" w:rsidR="002456F9" w:rsidRDefault="002456F9"/>
    <w:p w14:paraId="0E9CC8F6" w14:textId="77777777" w:rsidR="002456F9" w:rsidRDefault="002456F9"/>
    <w:p w14:paraId="2FD64BE0" w14:textId="77777777" w:rsidR="002456F9" w:rsidRDefault="002456F9"/>
    <w:p w14:paraId="4B29A74B" w14:textId="77777777" w:rsidR="002456F9" w:rsidRDefault="002456F9"/>
    <w:p w14:paraId="1803B6B3" w14:textId="77777777" w:rsidR="002456F9" w:rsidRDefault="002456F9"/>
    <w:p w14:paraId="6184AB52" w14:textId="77777777" w:rsidR="002456F9" w:rsidRDefault="00DD7C1B">
      <w:r>
        <w:rPr>
          <w:noProof/>
          <w:lang w:eastAsia="pt-BR"/>
        </w:rPr>
        <w:lastRenderedPageBreak/>
        <w:drawing>
          <wp:inline distT="0" distB="0" distL="0" distR="0" wp14:anchorId="446971DC" wp14:editId="1C41CCA1">
            <wp:extent cx="5760085" cy="6252210"/>
            <wp:effectExtent l="19050" t="0" r="0" b="0"/>
            <wp:docPr id="71" name="Imagem 45" descr="RF16 D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45" descr="RF16 DESC.png"/>
                    <pic:cNvPicPr>
                      <a:picLocks noChangeAspect="1"/>
                    </pic:cNvPicPr>
                  </pic:nvPicPr>
                  <pic:blipFill>
                    <a:blip r:embed="rId47" cstate="print"/>
                    <a:stretch>
                      <a:fillRect/>
                    </a:stretch>
                  </pic:blipFill>
                  <pic:spPr>
                    <a:xfrm>
                      <a:off x="0" y="0"/>
                      <a:ext cx="5760085" cy="6252837"/>
                    </a:xfrm>
                    <a:prstGeom prst="rect">
                      <a:avLst/>
                    </a:prstGeom>
                  </pic:spPr>
                </pic:pic>
              </a:graphicData>
            </a:graphic>
          </wp:inline>
        </w:drawing>
      </w:r>
    </w:p>
    <w:p w14:paraId="39AD4EC4" w14:textId="77777777" w:rsidR="002456F9" w:rsidRDefault="002456F9"/>
    <w:p w14:paraId="48B39736" w14:textId="77777777" w:rsidR="002456F9" w:rsidRDefault="002456F9"/>
    <w:p w14:paraId="2CBCBC93" w14:textId="77777777" w:rsidR="002456F9" w:rsidRDefault="002456F9"/>
    <w:p w14:paraId="5F9B1197" w14:textId="77777777" w:rsidR="002456F9" w:rsidRDefault="002456F9"/>
    <w:p w14:paraId="5AFEC4EA" w14:textId="77777777" w:rsidR="002456F9" w:rsidRDefault="002456F9"/>
    <w:p w14:paraId="7AD536E5" w14:textId="77777777" w:rsidR="002456F9" w:rsidRDefault="002456F9"/>
    <w:p w14:paraId="60A7F2FD" w14:textId="77777777" w:rsidR="002456F9" w:rsidRDefault="002456F9"/>
    <w:p w14:paraId="2621C13C" w14:textId="77777777" w:rsidR="002456F9" w:rsidRDefault="002456F9"/>
    <w:p w14:paraId="77FECECB" w14:textId="77777777" w:rsidR="004C5D20" w:rsidRDefault="004C5D20"/>
    <w:p w14:paraId="05504433" w14:textId="77777777" w:rsidR="002456F9" w:rsidRDefault="00DD7C1B">
      <w:pPr>
        <w:pStyle w:val="Ttulo1"/>
        <w:numPr>
          <w:ilvl w:val="0"/>
          <w:numId w:val="23"/>
        </w:numPr>
        <w:jc w:val="both"/>
      </w:pPr>
      <w:bookmarkStart w:id="24" w:name="_Toc516172823"/>
      <w:r>
        <w:lastRenderedPageBreak/>
        <w:t>TELAS</w:t>
      </w:r>
      <w:bookmarkEnd w:id="24"/>
    </w:p>
    <w:p w14:paraId="73551524" w14:textId="77777777" w:rsidR="002456F9" w:rsidRDefault="002456F9">
      <w:pPr>
        <w:pStyle w:val="PargrafodaLista"/>
        <w:widowControl w:val="0"/>
        <w:spacing w:line="360" w:lineRule="auto"/>
        <w:ind w:left="390" w:firstLine="709"/>
        <w:contextualSpacing w:val="0"/>
      </w:pPr>
    </w:p>
    <w:p w14:paraId="22190442" w14:textId="77777777" w:rsidR="002456F9" w:rsidRDefault="00DD7C1B">
      <w:pPr>
        <w:pStyle w:val="Ttulo2"/>
        <w:numPr>
          <w:ilvl w:val="1"/>
          <w:numId w:val="23"/>
        </w:numPr>
      </w:pPr>
      <w:bookmarkStart w:id="25" w:name="_Toc516172824"/>
      <w:r>
        <w:t>PROTÓTIPOS DAS TELAS</w:t>
      </w:r>
      <w:bookmarkEnd w:id="25"/>
    </w:p>
    <w:p w14:paraId="34C52D52" w14:textId="77777777" w:rsidR="002456F9" w:rsidRDefault="002456F9">
      <w:pPr>
        <w:widowControl w:val="0"/>
        <w:spacing w:line="360" w:lineRule="auto"/>
        <w:ind w:firstLine="709"/>
      </w:pPr>
    </w:p>
    <w:p w14:paraId="0B68785C" w14:textId="77777777" w:rsidR="002456F9" w:rsidRDefault="00DD7C1B">
      <w:pPr>
        <w:pStyle w:val="PargrafodaLista"/>
        <w:widowControl w:val="0"/>
        <w:spacing w:after="0" w:line="360" w:lineRule="auto"/>
        <w:ind w:left="0" w:firstLine="709"/>
        <w:contextualSpacing w:val="0"/>
      </w:pPr>
      <w:r>
        <w:t>A seguir serão apresentados protótipos das telas que serão usadas no sistema, as mesmas poderão sofrer alterações futuramente.</w:t>
      </w:r>
    </w:p>
    <w:p w14:paraId="41DE2588" w14:textId="77777777" w:rsidR="00DD25C3" w:rsidRDefault="00DD25C3" w:rsidP="00DD25C3">
      <w:pPr>
        <w:pStyle w:val="Ttulo1"/>
        <w:numPr>
          <w:ilvl w:val="2"/>
          <w:numId w:val="23"/>
        </w:numPr>
        <w:ind w:left="1004"/>
        <w:jc w:val="both"/>
      </w:pPr>
      <w:bookmarkStart w:id="26" w:name="_Toc516170985"/>
      <w:bookmarkStart w:id="27" w:name="_Toc516172825"/>
      <w:r>
        <w:t>MANTER CONTAS</w:t>
      </w:r>
      <w:bookmarkEnd w:id="26"/>
      <w:bookmarkEnd w:id="27"/>
    </w:p>
    <w:p w14:paraId="0252B085" w14:textId="77777777" w:rsidR="002456F9" w:rsidRDefault="002456F9">
      <w:pPr>
        <w:pStyle w:val="PargrafodaLista"/>
        <w:widowControl w:val="0"/>
        <w:spacing w:line="360" w:lineRule="auto"/>
        <w:ind w:left="990"/>
        <w:contextualSpacing w:val="0"/>
      </w:pPr>
    </w:p>
    <w:p w14:paraId="394A9730" w14:textId="77777777" w:rsidR="002456F9" w:rsidRDefault="00DD7C1B">
      <w:pPr>
        <w:pStyle w:val="PargrafodaLista"/>
        <w:widowControl w:val="0"/>
        <w:spacing w:line="360" w:lineRule="auto"/>
        <w:ind w:left="142" w:hanging="1418"/>
        <w:contextualSpacing w:val="0"/>
      </w:pPr>
      <w:r>
        <w:rPr>
          <w:noProof/>
          <w:lang w:eastAsia="pt-BR"/>
        </w:rPr>
        <w:drawing>
          <wp:inline distT="0" distB="0" distL="0" distR="0" wp14:anchorId="23540FD0" wp14:editId="6AEF5170">
            <wp:extent cx="7153910" cy="5328920"/>
            <wp:effectExtent l="0" t="0" r="8262" b="0"/>
            <wp:docPr id="2" name="Imagem 1" descr="MANTER CO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MANTER CONTAS.png"/>
                    <pic:cNvPicPr>
                      <a:picLocks noChangeAspect="1"/>
                    </pic:cNvPicPr>
                  </pic:nvPicPr>
                  <pic:blipFill>
                    <a:blip r:embed="rId48" cstate="print"/>
                    <a:stretch>
                      <a:fillRect/>
                    </a:stretch>
                  </pic:blipFill>
                  <pic:spPr>
                    <a:xfrm>
                      <a:off x="0" y="0"/>
                      <a:ext cx="7154538" cy="5329187"/>
                    </a:xfrm>
                    <a:prstGeom prst="rect">
                      <a:avLst/>
                    </a:prstGeom>
                  </pic:spPr>
                </pic:pic>
              </a:graphicData>
            </a:graphic>
          </wp:inline>
        </w:drawing>
      </w:r>
    </w:p>
    <w:p w14:paraId="7D96E11B" w14:textId="77777777" w:rsidR="002456F9" w:rsidRDefault="002456F9">
      <w:pPr>
        <w:pStyle w:val="PargrafodaLista"/>
        <w:widowControl w:val="0"/>
        <w:spacing w:line="360" w:lineRule="auto"/>
        <w:ind w:left="990"/>
        <w:contextualSpacing w:val="0"/>
      </w:pPr>
    </w:p>
    <w:p w14:paraId="2046C365" w14:textId="77777777" w:rsidR="002456F9" w:rsidRDefault="002456F9">
      <w:pPr>
        <w:pStyle w:val="PargrafodaLista"/>
        <w:widowControl w:val="0"/>
        <w:spacing w:line="360" w:lineRule="auto"/>
        <w:ind w:left="990"/>
        <w:contextualSpacing w:val="0"/>
      </w:pPr>
    </w:p>
    <w:p w14:paraId="55C2B376" w14:textId="77777777" w:rsidR="002456F9" w:rsidRDefault="002456F9" w:rsidP="004C5D20">
      <w:pPr>
        <w:widowControl w:val="0"/>
        <w:spacing w:line="360" w:lineRule="auto"/>
      </w:pPr>
    </w:p>
    <w:p w14:paraId="296B916E" w14:textId="77777777" w:rsidR="00DD25C3" w:rsidRDefault="004C5D20" w:rsidP="00DD25C3">
      <w:pPr>
        <w:pStyle w:val="Ttulo1"/>
        <w:numPr>
          <w:ilvl w:val="2"/>
          <w:numId w:val="23"/>
        </w:numPr>
        <w:jc w:val="both"/>
      </w:pPr>
      <w:bookmarkStart w:id="28" w:name="_Toc516170986"/>
      <w:bookmarkStart w:id="29" w:name="_Toc516172826"/>
      <w:r>
        <w:rPr>
          <w:noProof/>
          <w:lang w:eastAsia="pt-BR"/>
        </w:rPr>
        <w:lastRenderedPageBreak/>
        <w:drawing>
          <wp:anchor distT="0" distB="0" distL="114300" distR="114300" simplePos="0" relativeHeight="251693056" behindDoc="0" locked="0" layoutInCell="1" allowOverlap="1" wp14:anchorId="7A141C56" wp14:editId="709009BF">
            <wp:simplePos x="0" y="0"/>
            <wp:positionH relativeFrom="column">
              <wp:posOffset>-335915</wp:posOffset>
            </wp:positionH>
            <wp:positionV relativeFrom="paragraph">
              <wp:posOffset>622300</wp:posOffset>
            </wp:positionV>
            <wp:extent cx="6089650" cy="3562985"/>
            <wp:effectExtent l="19050" t="0" r="6350" b="0"/>
            <wp:wrapSquare wrapText="bothSides"/>
            <wp:docPr id="25" name="Imagem 24" descr="095 - LISTAR MENS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5 - LISTAR MENSALIDADES.png"/>
                    <pic:cNvPicPr/>
                  </pic:nvPicPr>
                  <pic:blipFill>
                    <a:blip r:embed="rId49" cstate="print"/>
                    <a:stretch>
                      <a:fillRect/>
                    </a:stretch>
                  </pic:blipFill>
                  <pic:spPr>
                    <a:xfrm>
                      <a:off x="0" y="0"/>
                      <a:ext cx="6089650" cy="3562985"/>
                    </a:xfrm>
                    <a:prstGeom prst="rect">
                      <a:avLst/>
                    </a:prstGeom>
                  </pic:spPr>
                </pic:pic>
              </a:graphicData>
            </a:graphic>
          </wp:anchor>
        </w:drawing>
      </w:r>
      <w:r w:rsidR="00DD25C3">
        <w:t>RECEBER PAGAMENTO DE MENSALIDADES</w:t>
      </w:r>
      <w:bookmarkEnd w:id="28"/>
      <w:bookmarkEnd w:id="29"/>
    </w:p>
    <w:p w14:paraId="1EB70174" w14:textId="77777777" w:rsidR="004C5D20" w:rsidRDefault="004C5D20">
      <w:pPr>
        <w:pStyle w:val="PargrafodaLista"/>
        <w:widowControl w:val="0"/>
        <w:spacing w:line="360" w:lineRule="auto"/>
        <w:ind w:left="390" w:hanging="957"/>
        <w:contextualSpacing w:val="0"/>
        <w:rPr>
          <w:lang w:eastAsia="pt-BR"/>
        </w:rPr>
      </w:pPr>
      <w:r>
        <w:rPr>
          <w:noProof/>
          <w:lang w:eastAsia="pt-BR"/>
        </w:rPr>
        <w:drawing>
          <wp:anchor distT="0" distB="0" distL="114300" distR="114300" simplePos="0" relativeHeight="251694080" behindDoc="0" locked="0" layoutInCell="1" allowOverlap="1" wp14:anchorId="60D2E3FD" wp14:editId="158147A4">
            <wp:simplePos x="0" y="0"/>
            <wp:positionH relativeFrom="column">
              <wp:posOffset>-335915</wp:posOffset>
            </wp:positionH>
            <wp:positionV relativeFrom="paragraph">
              <wp:posOffset>4284980</wp:posOffset>
            </wp:positionV>
            <wp:extent cx="6111240" cy="3783330"/>
            <wp:effectExtent l="19050" t="0" r="3810" b="0"/>
            <wp:wrapSquare wrapText="bothSides"/>
            <wp:docPr id="26" name="Imagem 25" descr="09 - EFETUAR PAG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 EFETUAR PAGAMENTO.png"/>
                    <pic:cNvPicPr/>
                  </pic:nvPicPr>
                  <pic:blipFill>
                    <a:blip r:embed="rId50" cstate="print"/>
                    <a:stretch>
                      <a:fillRect/>
                    </a:stretch>
                  </pic:blipFill>
                  <pic:spPr>
                    <a:xfrm>
                      <a:off x="0" y="0"/>
                      <a:ext cx="6111240" cy="3783330"/>
                    </a:xfrm>
                    <a:prstGeom prst="rect">
                      <a:avLst/>
                    </a:prstGeom>
                  </pic:spPr>
                </pic:pic>
              </a:graphicData>
            </a:graphic>
          </wp:anchor>
        </w:drawing>
      </w:r>
    </w:p>
    <w:p w14:paraId="6DBF8678" w14:textId="77777777" w:rsidR="004C5D20" w:rsidRDefault="004C5D20" w:rsidP="004C5D20">
      <w:pPr>
        <w:widowControl w:val="0"/>
        <w:spacing w:line="360" w:lineRule="auto"/>
        <w:rPr>
          <w:lang w:eastAsia="pt-BR"/>
        </w:rPr>
      </w:pPr>
    </w:p>
    <w:p w14:paraId="5BEC5831" w14:textId="76FFB5CC" w:rsidR="00603F23" w:rsidRDefault="00603F23" w:rsidP="00603F23">
      <w:pPr>
        <w:pStyle w:val="Ttulo1"/>
        <w:jc w:val="both"/>
      </w:pPr>
      <w:bookmarkStart w:id="30" w:name="_Toc516170987"/>
      <w:bookmarkStart w:id="31" w:name="_Toc516172827"/>
    </w:p>
    <w:p w14:paraId="4AEE49DF" w14:textId="77777777" w:rsidR="00603F23" w:rsidRPr="00603F23" w:rsidRDefault="00603F23" w:rsidP="00603F23"/>
    <w:p w14:paraId="1989CE08" w14:textId="3BB14CB7" w:rsidR="00225C1F" w:rsidRDefault="00DD25C3" w:rsidP="00DF4332">
      <w:pPr>
        <w:pStyle w:val="Ttulo1"/>
        <w:numPr>
          <w:ilvl w:val="0"/>
          <w:numId w:val="23"/>
        </w:numPr>
        <w:jc w:val="both"/>
      </w:pPr>
      <w:r>
        <w:lastRenderedPageBreak/>
        <w:t>DIAGRAMAS</w:t>
      </w:r>
      <w:bookmarkEnd w:id="30"/>
      <w:bookmarkEnd w:id="31"/>
    </w:p>
    <w:p w14:paraId="56B1CE4A" w14:textId="77777777" w:rsidR="003D45F3" w:rsidRPr="003D45F3" w:rsidRDefault="003D45F3" w:rsidP="003D45F3">
      <w:pPr>
        <w:pStyle w:val="Ttulo1"/>
        <w:numPr>
          <w:ilvl w:val="1"/>
          <w:numId w:val="23"/>
        </w:numPr>
        <w:jc w:val="both"/>
      </w:pPr>
      <w:r>
        <w:rPr>
          <w:noProof/>
          <w:lang w:eastAsia="pt-BR"/>
        </w:rPr>
        <w:drawing>
          <wp:anchor distT="0" distB="0" distL="114300" distR="114300" simplePos="0" relativeHeight="251695104" behindDoc="0" locked="0" layoutInCell="1" allowOverlap="1" wp14:anchorId="1BA6132E" wp14:editId="4D3A92D1">
            <wp:simplePos x="0" y="0"/>
            <wp:positionH relativeFrom="column">
              <wp:posOffset>-162560</wp:posOffset>
            </wp:positionH>
            <wp:positionV relativeFrom="paragraph">
              <wp:posOffset>320675</wp:posOffset>
            </wp:positionV>
            <wp:extent cx="5761355" cy="8244840"/>
            <wp:effectExtent l="19050" t="0" r="0" b="0"/>
            <wp:wrapSquare wrapText="bothSides"/>
            <wp:docPr id="1" name="Imagem 0" descr="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png"/>
                    <pic:cNvPicPr/>
                  </pic:nvPicPr>
                  <pic:blipFill>
                    <a:blip r:embed="rId51" cstate="print"/>
                    <a:stretch>
                      <a:fillRect/>
                    </a:stretch>
                  </pic:blipFill>
                  <pic:spPr>
                    <a:xfrm>
                      <a:off x="0" y="0"/>
                      <a:ext cx="5761355" cy="8244840"/>
                    </a:xfrm>
                    <a:prstGeom prst="rect">
                      <a:avLst/>
                    </a:prstGeom>
                  </pic:spPr>
                </pic:pic>
              </a:graphicData>
            </a:graphic>
          </wp:anchor>
        </w:drawing>
      </w:r>
      <w:r w:rsidR="00225C1F">
        <w:t>DIAGRAMA DE CLASS</w:t>
      </w:r>
    </w:p>
    <w:p w14:paraId="3F0924C3" w14:textId="77777777" w:rsidR="00624C52" w:rsidRDefault="00624C52" w:rsidP="00624C52">
      <w:pPr>
        <w:pStyle w:val="Ttulo1"/>
        <w:ind w:left="720"/>
        <w:jc w:val="both"/>
      </w:pPr>
      <w:bookmarkStart w:id="32" w:name="_Toc516170988"/>
      <w:bookmarkStart w:id="33" w:name="_Toc516172828"/>
    </w:p>
    <w:p w14:paraId="7E43CE5C" w14:textId="2F85E75A" w:rsidR="00DD25C3" w:rsidRDefault="00DD25C3" w:rsidP="00DD25C3">
      <w:pPr>
        <w:pStyle w:val="Ttulo1"/>
        <w:numPr>
          <w:ilvl w:val="1"/>
          <w:numId w:val="23"/>
        </w:numPr>
        <w:jc w:val="both"/>
      </w:pPr>
      <w:r>
        <w:t>DIAGRAMA DE SEQUENCIA</w:t>
      </w:r>
      <w:bookmarkEnd w:id="32"/>
      <w:bookmarkEnd w:id="33"/>
    </w:p>
    <w:p w14:paraId="0A50ABB1" w14:textId="77777777" w:rsidR="0099382D" w:rsidRPr="0099382D" w:rsidRDefault="0099382D" w:rsidP="0099382D"/>
    <w:p w14:paraId="53D759F9" w14:textId="77777777" w:rsidR="0099382D" w:rsidRPr="0099382D" w:rsidRDefault="00DD25C3" w:rsidP="0099382D">
      <w:pPr>
        <w:pStyle w:val="Ttulo1"/>
        <w:numPr>
          <w:ilvl w:val="2"/>
          <w:numId w:val="23"/>
        </w:numPr>
        <w:ind w:left="1004"/>
        <w:jc w:val="both"/>
      </w:pPr>
      <w:bookmarkStart w:id="34" w:name="_Toc516170989"/>
      <w:bookmarkStart w:id="35" w:name="_Toc516172829"/>
      <w:r>
        <w:t>MANTER CONTAS</w:t>
      </w:r>
      <w:bookmarkEnd w:id="34"/>
      <w:bookmarkEnd w:id="35"/>
    </w:p>
    <w:p w14:paraId="07A399E6" w14:textId="77777777" w:rsidR="002456F9" w:rsidRDefault="0099382D">
      <w:pPr>
        <w:pStyle w:val="PargrafodaLista"/>
        <w:widowControl w:val="0"/>
        <w:spacing w:line="360" w:lineRule="auto"/>
        <w:ind w:left="390" w:hanging="957"/>
        <w:contextualSpacing w:val="0"/>
        <w:rPr>
          <w:lang w:val="en-US" w:eastAsia="pt-BR"/>
        </w:rPr>
      </w:pPr>
      <w:r>
        <w:rPr>
          <w:noProof/>
          <w:lang w:eastAsia="pt-BR"/>
        </w:rPr>
        <w:drawing>
          <wp:inline distT="0" distB="0" distL="0" distR="0" wp14:anchorId="5B1F443A" wp14:editId="598938EA">
            <wp:extent cx="5760085" cy="3253105"/>
            <wp:effectExtent l="19050" t="0" r="0" b="0"/>
            <wp:docPr id="24" name="Imagem 23" descr="ManterConta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ontaSEQUENCIA.png"/>
                    <pic:cNvPicPr/>
                  </pic:nvPicPr>
                  <pic:blipFill>
                    <a:blip r:embed="rId52" cstate="print"/>
                    <a:stretch>
                      <a:fillRect/>
                    </a:stretch>
                  </pic:blipFill>
                  <pic:spPr>
                    <a:xfrm>
                      <a:off x="0" y="0"/>
                      <a:ext cx="5760085" cy="3253105"/>
                    </a:xfrm>
                    <a:prstGeom prst="rect">
                      <a:avLst/>
                    </a:prstGeom>
                  </pic:spPr>
                </pic:pic>
              </a:graphicData>
            </a:graphic>
          </wp:inline>
        </w:drawing>
      </w:r>
    </w:p>
    <w:p w14:paraId="2A53CA5F" w14:textId="77777777" w:rsidR="0099382D" w:rsidRDefault="0099382D" w:rsidP="0099382D">
      <w:pPr>
        <w:pStyle w:val="Ttulo1"/>
        <w:ind w:left="1571"/>
        <w:jc w:val="both"/>
      </w:pPr>
      <w:bookmarkStart w:id="36" w:name="_Toc516170990"/>
      <w:bookmarkStart w:id="37" w:name="_Toc516172830"/>
    </w:p>
    <w:p w14:paraId="6B8772BB" w14:textId="77777777" w:rsidR="00DD25C3" w:rsidRDefault="00DD25C3" w:rsidP="00DD25C3">
      <w:pPr>
        <w:pStyle w:val="Ttulo1"/>
        <w:numPr>
          <w:ilvl w:val="2"/>
          <w:numId w:val="23"/>
        </w:numPr>
        <w:jc w:val="both"/>
      </w:pPr>
      <w:r>
        <w:t>RECEBER PAGAMENTOS MENSALIDADES</w:t>
      </w:r>
      <w:bookmarkEnd w:id="36"/>
      <w:bookmarkEnd w:id="37"/>
    </w:p>
    <w:p w14:paraId="46495011" w14:textId="77777777" w:rsidR="002456F9" w:rsidRDefault="0099382D">
      <w:pPr>
        <w:pStyle w:val="PargrafodaLista"/>
        <w:widowControl w:val="0"/>
        <w:spacing w:line="360" w:lineRule="auto"/>
        <w:ind w:left="390" w:hanging="957"/>
        <w:contextualSpacing w:val="0"/>
      </w:pPr>
      <w:r>
        <w:rPr>
          <w:noProof/>
          <w:lang w:eastAsia="pt-BR"/>
        </w:rPr>
        <w:drawing>
          <wp:inline distT="0" distB="0" distL="0" distR="0" wp14:anchorId="00594CAB" wp14:editId="7CDEDF8F">
            <wp:extent cx="6166090" cy="3326738"/>
            <wp:effectExtent l="19050" t="0" r="6110" b="0"/>
            <wp:docPr id="27" name="Imagem 26" descr="Pagamento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amentoSEQUENCIA.png"/>
                    <pic:cNvPicPr/>
                  </pic:nvPicPr>
                  <pic:blipFill>
                    <a:blip r:embed="rId53" cstate="print"/>
                    <a:stretch>
                      <a:fillRect/>
                    </a:stretch>
                  </pic:blipFill>
                  <pic:spPr>
                    <a:xfrm>
                      <a:off x="0" y="0"/>
                      <a:ext cx="6170420" cy="3329074"/>
                    </a:xfrm>
                    <a:prstGeom prst="rect">
                      <a:avLst/>
                    </a:prstGeom>
                  </pic:spPr>
                </pic:pic>
              </a:graphicData>
            </a:graphic>
          </wp:inline>
        </w:drawing>
      </w:r>
    </w:p>
    <w:p w14:paraId="059177D1" w14:textId="77777777" w:rsidR="005E1F8A" w:rsidRDefault="005E1F8A" w:rsidP="005E1F8A">
      <w:pPr>
        <w:pStyle w:val="PargrafodaLista"/>
        <w:widowControl w:val="0"/>
        <w:spacing w:line="360" w:lineRule="auto"/>
        <w:ind w:left="390"/>
        <w:rPr>
          <w:lang w:val="en-US" w:eastAsia="pt-BR"/>
        </w:rPr>
      </w:pPr>
    </w:p>
    <w:p w14:paraId="38AE4606" w14:textId="77777777" w:rsidR="00F32B55" w:rsidRDefault="00F32B55" w:rsidP="005E1F8A">
      <w:pPr>
        <w:pStyle w:val="PargrafodaLista"/>
        <w:widowControl w:val="0"/>
        <w:spacing w:line="360" w:lineRule="auto"/>
        <w:ind w:left="390"/>
        <w:rPr>
          <w:lang w:val="en-US" w:eastAsia="pt-BR"/>
        </w:rPr>
      </w:pPr>
    </w:p>
    <w:p w14:paraId="10C11765" w14:textId="77777777" w:rsidR="00F32B55" w:rsidRDefault="00F32B55" w:rsidP="005E1F8A">
      <w:pPr>
        <w:pStyle w:val="PargrafodaLista"/>
        <w:widowControl w:val="0"/>
        <w:spacing w:line="360" w:lineRule="auto"/>
        <w:ind w:left="390"/>
        <w:rPr>
          <w:lang w:val="en-US" w:eastAsia="pt-BR"/>
        </w:rPr>
      </w:pPr>
    </w:p>
    <w:p w14:paraId="5AAB2E8B" w14:textId="77777777" w:rsidR="005E1F8A" w:rsidRDefault="005E1F8A" w:rsidP="005E1F8A">
      <w:pPr>
        <w:pStyle w:val="PargrafodaLista"/>
        <w:widowControl w:val="0"/>
        <w:numPr>
          <w:ilvl w:val="1"/>
          <w:numId w:val="23"/>
        </w:numPr>
        <w:spacing w:line="360" w:lineRule="auto"/>
        <w:rPr>
          <w:lang w:eastAsia="pt-BR"/>
        </w:rPr>
      </w:pPr>
      <w:r>
        <w:rPr>
          <w:lang w:eastAsia="pt-BR"/>
        </w:rPr>
        <w:t xml:space="preserve"> DIAGRAMA DE ATIVIDADE</w:t>
      </w:r>
    </w:p>
    <w:p w14:paraId="742574D1" w14:textId="77777777" w:rsidR="005E1F8A" w:rsidRDefault="005E1F8A" w:rsidP="005E1F8A">
      <w:pPr>
        <w:pStyle w:val="PargrafodaLista"/>
        <w:widowControl w:val="0"/>
        <w:spacing w:line="360" w:lineRule="auto"/>
        <w:rPr>
          <w:lang w:eastAsia="pt-BR"/>
        </w:rPr>
      </w:pPr>
    </w:p>
    <w:p w14:paraId="5BFF6C76" w14:textId="77777777" w:rsidR="005E1F8A" w:rsidRDefault="0099382D" w:rsidP="005E1F8A">
      <w:pPr>
        <w:pStyle w:val="PargrafodaLista"/>
        <w:widowControl w:val="0"/>
        <w:numPr>
          <w:ilvl w:val="2"/>
          <w:numId w:val="23"/>
        </w:numPr>
        <w:spacing w:line="360" w:lineRule="auto"/>
        <w:rPr>
          <w:lang w:eastAsia="pt-BR"/>
        </w:rPr>
      </w:pPr>
      <w:r>
        <w:rPr>
          <w:noProof/>
          <w:lang w:eastAsia="pt-BR"/>
        </w:rPr>
        <w:drawing>
          <wp:anchor distT="0" distB="0" distL="114300" distR="114300" simplePos="0" relativeHeight="251697152" behindDoc="0" locked="0" layoutInCell="1" allowOverlap="1" wp14:anchorId="0D336DEF" wp14:editId="090D2ACA">
            <wp:simplePos x="0" y="0"/>
            <wp:positionH relativeFrom="column">
              <wp:posOffset>-346710</wp:posOffset>
            </wp:positionH>
            <wp:positionV relativeFrom="paragraph">
              <wp:posOffset>693420</wp:posOffset>
            </wp:positionV>
            <wp:extent cx="6379845" cy="6705600"/>
            <wp:effectExtent l="19050" t="0" r="1905" b="0"/>
            <wp:wrapSquare wrapText="bothSides"/>
            <wp:docPr id="29" name="Imagem 28" descr="ManterConta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ContaATIVIDADE.png"/>
                    <pic:cNvPicPr/>
                  </pic:nvPicPr>
                  <pic:blipFill>
                    <a:blip r:embed="rId54" cstate="print"/>
                    <a:stretch>
                      <a:fillRect/>
                    </a:stretch>
                  </pic:blipFill>
                  <pic:spPr>
                    <a:xfrm>
                      <a:off x="0" y="0"/>
                      <a:ext cx="6379845" cy="6705600"/>
                    </a:xfrm>
                    <a:prstGeom prst="rect">
                      <a:avLst/>
                    </a:prstGeom>
                  </pic:spPr>
                </pic:pic>
              </a:graphicData>
            </a:graphic>
          </wp:anchor>
        </w:drawing>
      </w:r>
      <w:r w:rsidR="005E1F8A">
        <w:rPr>
          <w:lang w:eastAsia="pt-BR"/>
        </w:rPr>
        <w:t>MANTER CONTAS</w:t>
      </w:r>
    </w:p>
    <w:p w14:paraId="70F0D27E" w14:textId="77777777" w:rsidR="005E1F8A" w:rsidRDefault="005E1F8A" w:rsidP="005E1F8A">
      <w:pPr>
        <w:widowControl w:val="0"/>
        <w:spacing w:line="360" w:lineRule="auto"/>
        <w:rPr>
          <w:lang w:eastAsia="pt-BR"/>
        </w:rPr>
      </w:pPr>
    </w:p>
    <w:p w14:paraId="61C80DA1" w14:textId="77777777" w:rsidR="005E1F8A" w:rsidRDefault="005E1F8A" w:rsidP="005E1F8A">
      <w:pPr>
        <w:widowControl w:val="0"/>
        <w:spacing w:line="360" w:lineRule="auto"/>
        <w:rPr>
          <w:lang w:eastAsia="pt-BR"/>
        </w:rPr>
      </w:pPr>
    </w:p>
    <w:p w14:paraId="52BFBC05" w14:textId="77777777" w:rsidR="005E1F8A" w:rsidRDefault="0099382D" w:rsidP="005E1F8A">
      <w:pPr>
        <w:pStyle w:val="PargrafodaLista"/>
        <w:widowControl w:val="0"/>
        <w:numPr>
          <w:ilvl w:val="2"/>
          <w:numId w:val="23"/>
        </w:numPr>
        <w:spacing w:line="360" w:lineRule="auto"/>
        <w:rPr>
          <w:lang w:eastAsia="pt-BR"/>
        </w:rPr>
      </w:pPr>
      <w:r>
        <w:rPr>
          <w:noProof/>
          <w:lang w:eastAsia="pt-BR"/>
        </w:rPr>
        <w:lastRenderedPageBreak/>
        <w:drawing>
          <wp:anchor distT="0" distB="0" distL="114300" distR="114300" simplePos="0" relativeHeight="251696128" behindDoc="0" locked="0" layoutInCell="1" allowOverlap="1" wp14:anchorId="592F4D5D" wp14:editId="06B7DBA7">
            <wp:simplePos x="0" y="0"/>
            <wp:positionH relativeFrom="column">
              <wp:posOffset>-546735</wp:posOffset>
            </wp:positionH>
            <wp:positionV relativeFrom="paragraph">
              <wp:posOffset>367665</wp:posOffset>
            </wp:positionV>
            <wp:extent cx="6629400" cy="6972300"/>
            <wp:effectExtent l="19050" t="0" r="0" b="0"/>
            <wp:wrapSquare wrapText="bothSides"/>
            <wp:docPr id="30" name="Imagem 29" descr="ManterPagamento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PagamentoATIVIDADE.png"/>
                    <pic:cNvPicPr/>
                  </pic:nvPicPr>
                  <pic:blipFill>
                    <a:blip r:embed="rId55" cstate="print"/>
                    <a:stretch>
                      <a:fillRect/>
                    </a:stretch>
                  </pic:blipFill>
                  <pic:spPr>
                    <a:xfrm>
                      <a:off x="0" y="0"/>
                      <a:ext cx="6629400" cy="6972300"/>
                    </a:xfrm>
                    <a:prstGeom prst="rect">
                      <a:avLst/>
                    </a:prstGeom>
                  </pic:spPr>
                </pic:pic>
              </a:graphicData>
            </a:graphic>
          </wp:anchor>
        </w:drawing>
      </w:r>
      <w:r w:rsidR="005E1F8A">
        <w:rPr>
          <w:lang w:eastAsia="pt-BR"/>
        </w:rPr>
        <w:t>DIAGRAMA DE ATIVIDADE</w:t>
      </w:r>
    </w:p>
    <w:p w14:paraId="624DBD3C" w14:textId="65CE040F" w:rsidR="008F0C4A" w:rsidRDefault="008F0C4A" w:rsidP="00603F23">
      <w:pPr>
        <w:widowControl w:val="0"/>
        <w:spacing w:line="360" w:lineRule="auto"/>
        <w:rPr>
          <w:lang w:eastAsia="pt-BR"/>
        </w:rPr>
      </w:pPr>
    </w:p>
    <w:p w14:paraId="2B7EA198" w14:textId="07D4053D" w:rsidR="00603F23" w:rsidRDefault="00603F23" w:rsidP="00603F23">
      <w:pPr>
        <w:widowControl w:val="0"/>
        <w:spacing w:line="360" w:lineRule="auto"/>
        <w:rPr>
          <w:lang w:eastAsia="pt-BR"/>
        </w:rPr>
      </w:pPr>
    </w:p>
    <w:p w14:paraId="6BD9B67F" w14:textId="5B71519C" w:rsidR="00603F23" w:rsidRDefault="00603F23" w:rsidP="00603F23">
      <w:pPr>
        <w:widowControl w:val="0"/>
        <w:spacing w:line="360" w:lineRule="auto"/>
        <w:rPr>
          <w:lang w:eastAsia="pt-BR"/>
        </w:rPr>
      </w:pPr>
    </w:p>
    <w:p w14:paraId="2554BF1E" w14:textId="60052DCE" w:rsidR="00603F23" w:rsidRDefault="00603F23" w:rsidP="00603F23">
      <w:pPr>
        <w:widowControl w:val="0"/>
        <w:spacing w:line="360" w:lineRule="auto"/>
        <w:rPr>
          <w:lang w:eastAsia="pt-BR"/>
        </w:rPr>
      </w:pPr>
    </w:p>
    <w:p w14:paraId="41BB1B6A" w14:textId="53AFA207" w:rsidR="00603F23" w:rsidRDefault="00603F23" w:rsidP="00603F23">
      <w:pPr>
        <w:pStyle w:val="PargrafodaLista"/>
        <w:widowControl w:val="0"/>
        <w:numPr>
          <w:ilvl w:val="0"/>
          <w:numId w:val="31"/>
        </w:numPr>
        <w:spacing w:line="360" w:lineRule="auto"/>
        <w:rPr>
          <w:lang w:eastAsia="pt-BR"/>
        </w:rPr>
      </w:pPr>
      <w:r w:rsidRPr="005E1F8A">
        <w:rPr>
          <w:lang w:eastAsia="pt-BR"/>
        </w:rPr>
        <w:lastRenderedPageBreak/>
        <w:t>MODELAGEM DO BANCO DE DADOS</w:t>
      </w:r>
    </w:p>
    <w:p w14:paraId="27ED9F77" w14:textId="13E7C149" w:rsidR="00603F23" w:rsidRPr="005E1F8A" w:rsidRDefault="00603F23" w:rsidP="00603F23">
      <w:pPr>
        <w:pStyle w:val="PargrafodaLista"/>
        <w:widowControl w:val="0"/>
        <w:spacing w:line="360" w:lineRule="auto"/>
        <w:ind w:left="525"/>
        <w:rPr>
          <w:lang w:eastAsia="pt-BR"/>
        </w:rPr>
      </w:pPr>
      <w:bookmarkStart w:id="38" w:name="_GoBack"/>
      <w:r>
        <w:rPr>
          <w:noProof/>
          <w:lang w:eastAsia="pt-BR"/>
        </w:rPr>
        <w:drawing>
          <wp:anchor distT="0" distB="0" distL="114300" distR="114300" simplePos="0" relativeHeight="251698176" behindDoc="0" locked="0" layoutInCell="1" allowOverlap="1" wp14:anchorId="34D13340" wp14:editId="3DCFDEF0">
            <wp:simplePos x="0" y="0"/>
            <wp:positionH relativeFrom="margin">
              <wp:align>right</wp:align>
            </wp:positionH>
            <wp:positionV relativeFrom="paragraph">
              <wp:posOffset>209550</wp:posOffset>
            </wp:positionV>
            <wp:extent cx="5759450" cy="8391525"/>
            <wp:effectExtent l="0" t="0" r="0" b="952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2.png"/>
                    <pic:cNvPicPr/>
                  </pic:nvPicPr>
                  <pic:blipFill>
                    <a:blip r:embed="rId56">
                      <a:extLst>
                        <a:ext uri="{28A0092B-C50C-407E-A947-70E740481C1C}">
                          <a14:useLocalDpi xmlns:a14="http://schemas.microsoft.com/office/drawing/2010/main" val="0"/>
                        </a:ext>
                      </a:extLst>
                    </a:blip>
                    <a:stretch>
                      <a:fillRect/>
                    </a:stretch>
                  </pic:blipFill>
                  <pic:spPr>
                    <a:xfrm>
                      <a:off x="0" y="0"/>
                      <a:ext cx="5759450" cy="8391525"/>
                    </a:xfrm>
                    <a:prstGeom prst="rect">
                      <a:avLst/>
                    </a:prstGeom>
                  </pic:spPr>
                </pic:pic>
              </a:graphicData>
            </a:graphic>
            <wp14:sizeRelH relativeFrom="page">
              <wp14:pctWidth>0</wp14:pctWidth>
            </wp14:sizeRelH>
            <wp14:sizeRelV relativeFrom="page">
              <wp14:pctHeight>0</wp14:pctHeight>
            </wp14:sizeRelV>
          </wp:anchor>
        </w:drawing>
      </w:r>
      <w:bookmarkEnd w:id="38"/>
    </w:p>
    <w:sectPr w:rsidR="00603F23" w:rsidRPr="005E1F8A" w:rsidSect="002456F9">
      <w:headerReference w:type="default" r:id="rId57"/>
      <w:pgSz w:w="11906" w:h="16838"/>
      <w:pgMar w:top="1701" w:right="1134" w:bottom="1134" w:left="1701" w:header="1134" w:footer="567"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 w:author="Silvia Helena" w:date="2018-06-27T13:04:00Z" w:initials="SH">
    <w:p w14:paraId="30A6913E" w14:textId="77777777" w:rsidR="00E372D1" w:rsidRDefault="00E372D1">
      <w:pPr>
        <w:pStyle w:val="Textodecomentrio"/>
        <w:rPr>
          <w:b/>
          <w:caps/>
        </w:rPr>
      </w:pPr>
      <w:r>
        <w:rPr>
          <w:rStyle w:val="Refdecomentrio"/>
        </w:rPr>
        <w:annotationRef/>
      </w:r>
    </w:p>
    <w:p w14:paraId="011EC142" w14:textId="77777777" w:rsidR="00E372D1" w:rsidRDefault="00E372D1">
      <w:pPr>
        <w:pStyle w:val="Textodecomentrio"/>
        <w:rPr>
          <w:b/>
          <w:caps/>
        </w:rPr>
      </w:pPr>
    </w:p>
    <w:p w14:paraId="13E8AA44" w14:textId="77777777" w:rsidR="00E372D1" w:rsidRDefault="00E372D1">
      <w:pPr>
        <w:pStyle w:val="Textodecomentrio"/>
      </w:pPr>
      <w:r>
        <w:rPr>
          <w:b/>
          <w:caps/>
        </w:rPr>
        <w:t>por que esse requisito novamente??? É OUTRO RAPAI</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E8AA4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843EE4" w14:textId="77777777" w:rsidR="00E372D1" w:rsidRDefault="00E372D1" w:rsidP="002456F9">
      <w:pPr>
        <w:spacing w:after="0" w:line="240" w:lineRule="auto"/>
      </w:pPr>
      <w:r>
        <w:separator/>
      </w:r>
    </w:p>
  </w:endnote>
  <w:endnote w:type="continuationSeparator" w:id="0">
    <w:p w14:paraId="487B19AC" w14:textId="77777777" w:rsidR="00E372D1" w:rsidRDefault="00E372D1" w:rsidP="00245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78B5C" w14:textId="77777777" w:rsidR="00E372D1" w:rsidRDefault="00E372D1">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0095EB" w14:textId="77777777" w:rsidR="00E372D1" w:rsidRDefault="00E372D1" w:rsidP="002456F9">
      <w:pPr>
        <w:spacing w:after="0" w:line="240" w:lineRule="auto"/>
      </w:pPr>
      <w:r>
        <w:separator/>
      </w:r>
    </w:p>
  </w:footnote>
  <w:footnote w:type="continuationSeparator" w:id="0">
    <w:p w14:paraId="427096DB" w14:textId="77777777" w:rsidR="00E372D1" w:rsidRDefault="00E372D1" w:rsidP="002456F9">
      <w:pPr>
        <w:spacing w:after="0" w:line="240" w:lineRule="auto"/>
      </w:pPr>
      <w:r>
        <w:continuationSeparator/>
      </w:r>
    </w:p>
  </w:footnote>
  <w:footnote w:id="1">
    <w:p w14:paraId="3810CED1" w14:textId="77777777" w:rsidR="00E372D1" w:rsidRDefault="00E372D1">
      <w:pPr>
        <w:pStyle w:val="Textodenotaderodap"/>
      </w:pPr>
      <w:r>
        <w:rPr>
          <w:rStyle w:val="Refdenotaderodap"/>
        </w:rPr>
        <w:footnoteRef/>
      </w:r>
      <w:r>
        <w:t xml:space="preserve"> O Serviço Brasileiro de Apoio às Micro e Pequenas Empresas (Sebrae) é uma entidade privada que promove a competitividade e o desenvolvimento sustentável dos empreendimentos de micro e pequeno porte.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02EE14" w14:textId="77777777" w:rsidR="00E372D1" w:rsidRDefault="00E372D1">
    <w:pPr>
      <w:pStyle w:val="Cabealho"/>
      <w:jc w:val="right"/>
    </w:pPr>
  </w:p>
  <w:p w14:paraId="1F74358E" w14:textId="77777777" w:rsidR="00E372D1" w:rsidRDefault="00E372D1">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DDFEA" w14:textId="77777777" w:rsidR="00E372D1" w:rsidRDefault="00E372D1">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083044"/>
    </w:sdtPr>
    <w:sdtContent>
      <w:p w14:paraId="68D7BD36" w14:textId="78AA060A" w:rsidR="00E372D1" w:rsidRDefault="00E372D1">
        <w:pPr>
          <w:pStyle w:val="Cabealho"/>
          <w:jc w:val="right"/>
        </w:pPr>
        <w:r>
          <w:fldChar w:fldCharType="begin"/>
        </w:r>
        <w:r>
          <w:instrText>PAGE   \* MERGEFORMAT</w:instrText>
        </w:r>
        <w:r>
          <w:fldChar w:fldCharType="separate"/>
        </w:r>
        <w:r w:rsidR="00603F23">
          <w:rPr>
            <w:noProof/>
          </w:rPr>
          <w:t>45</w:t>
        </w:r>
        <w:r>
          <w:rPr>
            <w:noProof/>
          </w:rPr>
          <w:fldChar w:fldCharType="end"/>
        </w:r>
      </w:p>
    </w:sdtContent>
  </w:sdt>
  <w:p w14:paraId="3782A8D8" w14:textId="77777777" w:rsidR="00E372D1" w:rsidRDefault="00E372D1">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42610"/>
    <w:multiLevelType w:val="multilevel"/>
    <w:tmpl w:val="02442610"/>
    <w:lvl w:ilvl="0">
      <w:start w:val="11"/>
      <w:numFmt w:val="decimal"/>
      <w:lvlText w:val="%1."/>
      <w:lvlJc w:val="left"/>
      <w:pPr>
        <w:ind w:left="527" w:hanging="527"/>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095" w:hanging="527"/>
      </w:pPr>
      <w:rPr>
        <w:rFonts w:hint="default"/>
      </w:rPr>
    </w:lvl>
    <w:lvl w:ilvl="3">
      <w:start w:val="1"/>
      <w:numFmt w:val="decimal"/>
      <w:lvlText w:val="%1.%2.%3.%4."/>
      <w:lvlJc w:val="left"/>
      <w:pPr>
        <w:ind w:left="1661" w:hanging="527"/>
      </w:pPr>
      <w:rPr>
        <w:rFonts w:hint="default"/>
      </w:rPr>
    </w:lvl>
    <w:lvl w:ilvl="4">
      <w:start w:val="1"/>
      <w:numFmt w:val="decimal"/>
      <w:lvlText w:val="%1.%2.%3.%4.%5."/>
      <w:lvlJc w:val="left"/>
      <w:pPr>
        <w:ind w:left="527" w:hanging="527"/>
      </w:pPr>
      <w:rPr>
        <w:rFonts w:hint="default"/>
      </w:rPr>
    </w:lvl>
    <w:lvl w:ilvl="5">
      <w:start w:val="1"/>
      <w:numFmt w:val="decimal"/>
      <w:lvlText w:val="%1.%2.%3.%4.%5.%6."/>
      <w:lvlJc w:val="left"/>
      <w:pPr>
        <w:ind w:left="527" w:hanging="527"/>
      </w:pPr>
      <w:rPr>
        <w:rFonts w:hint="default"/>
      </w:rPr>
    </w:lvl>
    <w:lvl w:ilvl="6">
      <w:start w:val="1"/>
      <w:numFmt w:val="decimal"/>
      <w:lvlText w:val="%1.%2.%3.%4.%5.%6.%7."/>
      <w:lvlJc w:val="left"/>
      <w:pPr>
        <w:ind w:left="527" w:hanging="527"/>
      </w:pPr>
      <w:rPr>
        <w:rFonts w:hint="default"/>
      </w:rPr>
    </w:lvl>
    <w:lvl w:ilvl="7">
      <w:start w:val="1"/>
      <w:numFmt w:val="decimal"/>
      <w:lvlText w:val="%1.%2.%3.%4.%5.%6.%7.%8."/>
      <w:lvlJc w:val="left"/>
      <w:pPr>
        <w:ind w:left="527" w:hanging="527"/>
      </w:pPr>
      <w:rPr>
        <w:rFonts w:hint="default"/>
      </w:rPr>
    </w:lvl>
    <w:lvl w:ilvl="8">
      <w:start w:val="1"/>
      <w:numFmt w:val="decimal"/>
      <w:lvlText w:val="%1.%2.%3.%4.%5.%6.%7.%8.%9."/>
      <w:lvlJc w:val="left"/>
      <w:pPr>
        <w:ind w:left="527" w:hanging="527"/>
      </w:pPr>
      <w:rPr>
        <w:rFonts w:hint="default"/>
      </w:rPr>
    </w:lvl>
  </w:abstractNum>
  <w:abstractNum w:abstractNumId="1" w15:restartNumberingAfterBreak="0">
    <w:nsid w:val="02772E6A"/>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3421DBC"/>
    <w:multiLevelType w:val="multilevel"/>
    <w:tmpl w:val="03421DBC"/>
    <w:lvl w:ilvl="0">
      <w:start w:val="17"/>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4096E73"/>
    <w:multiLevelType w:val="multilevel"/>
    <w:tmpl w:val="04096E73"/>
    <w:lvl w:ilvl="0">
      <w:start w:val="15"/>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44D243A"/>
    <w:multiLevelType w:val="multilevel"/>
    <w:tmpl w:val="044D243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4D34D08"/>
    <w:multiLevelType w:val="multilevel"/>
    <w:tmpl w:val="D5FCE198"/>
    <w:lvl w:ilvl="0">
      <w:start w:val="14"/>
      <w:numFmt w:val="decimal"/>
      <w:lvlText w:val="%1."/>
      <w:lvlJc w:val="left"/>
      <w:pPr>
        <w:ind w:left="525" w:hanging="52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6" w15:restartNumberingAfterBreak="0">
    <w:nsid w:val="085F4696"/>
    <w:multiLevelType w:val="multilevel"/>
    <w:tmpl w:val="085F4696"/>
    <w:lvl w:ilvl="0">
      <w:start w:val="7"/>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A341BD6"/>
    <w:multiLevelType w:val="multilevel"/>
    <w:tmpl w:val="0A341BD6"/>
    <w:lvl w:ilvl="0">
      <w:start w:val="10"/>
      <w:numFmt w:val="decimal"/>
      <w:lvlText w:val="%1."/>
      <w:lvlJc w:val="left"/>
      <w:pPr>
        <w:ind w:left="720" w:hanging="720"/>
      </w:pPr>
      <w:rPr>
        <w:rFonts w:hint="default"/>
      </w:rPr>
    </w:lvl>
    <w:lvl w:ilvl="1">
      <w:start w:val="2"/>
      <w:numFmt w:val="decimal"/>
      <w:lvlText w:val="%1.%2."/>
      <w:lvlJc w:val="left"/>
      <w:pPr>
        <w:ind w:left="1075" w:hanging="720"/>
      </w:pPr>
      <w:rPr>
        <w:rFonts w:hint="default"/>
      </w:rPr>
    </w:lvl>
    <w:lvl w:ilvl="2">
      <w:start w:val="2"/>
      <w:numFmt w:val="decimal"/>
      <w:lvlText w:val="%1.%2.%3."/>
      <w:lvlJc w:val="left"/>
      <w:pPr>
        <w:ind w:left="1287" w:hanging="720"/>
      </w:pPr>
      <w:rPr>
        <w:rFonts w:hint="default"/>
      </w:rPr>
    </w:lvl>
    <w:lvl w:ilvl="3">
      <w:start w:val="1"/>
      <w:numFmt w:val="decimal"/>
      <w:lvlText w:val="%1.%2.%3.%4."/>
      <w:lvlJc w:val="left"/>
      <w:pPr>
        <w:ind w:left="2145" w:hanging="108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5000" w:hanging="2160"/>
      </w:pPr>
      <w:rPr>
        <w:rFonts w:hint="default"/>
      </w:rPr>
    </w:lvl>
  </w:abstractNum>
  <w:abstractNum w:abstractNumId="8" w15:restartNumberingAfterBreak="0">
    <w:nsid w:val="0AFE510B"/>
    <w:multiLevelType w:val="multilevel"/>
    <w:tmpl w:val="0AFE510B"/>
    <w:lvl w:ilvl="0">
      <w:start w:val="12"/>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CA72190"/>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0D3A2CD6"/>
    <w:multiLevelType w:val="multilevel"/>
    <w:tmpl w:val="0D3A2CD6"/>
    <w:lvl w:ilvl="0">
      <w:start w:val="9"/>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F544C74"/>
    <w:multiLevelType w:val="multilevel"/>
    <w:tmpl w:val="0F544C74"/>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9B2005C"/>
    <w:multiLevelType w:val="multilevel"/>
    <w:tmpl w:val="19B2005C"/>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AD229B2"/>
    <w:multiLevelType w:val="multilevel"/>
    <w:tmpl w:val="7FBE3108"/>
    <w:lvl w:ilvl="0">
      <w:start w:val="15"/>
      <w:numFmt w:val="decimal"/>
      <w:lvlText w:val="%1."/>
      <w:lvlJc w:val="left"/>
      <w:pPr>
        <w:ind w:left="525" w:hanging="52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4" w15:restartNumberingAfterBreak="0">
    <w:nsid w:val="21B2541E"/>
    <w:multiLevelType w:val="multilevel"/>
    <w:tmpl w:val="7FBE3108"/>
    <w:lvl w:ilvl="0">
      <w:start w:val="15"/>
      <w:numFmt w:val="decimal"/>
      <w:lvlText w:val="%1."/>
      <w:lvlJc w:val="left"/>
      <w:pPr>
        <w:ind w:left="525" w:hanging="52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5" w15:restartNumberingAfterBreak="0">
    <w:nsid w:val="22315D10"/>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25D772E4"/>
    <w:multiLevelType w:val="multilevel"/>
    <w:tmpl w:val="25D772E4"/>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17" w15:restartNumberingAfterBreak="0">
    <w:nsid w:val="273258A5"/>
    <w:multiLevelType w:val="multilevel"/>
    <w:tmpl w:val="273258A5"/>
    <w:lvl w:ilvl="0">
      <w:start w:val="2"/>
      <w:numFmt w:val="decimal"/>
      <w:lvlText w:val="%1."/>
      <w:lvlJc w:val="left"/>
      <w:pPr>
        <w:ind w:left="390" w:hanging="39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8" w15:restartNumberingAfterBreak="0">
    <w:nsid w:val="28592160"/>
    <w:multiLevelType w:val="multilevel"/>
    <w:tmpl w:val="2859216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AA24D59"/>
    <w:multiLevelType w:val="multilevel"/>
    <w:tmpl w:val="2AA24D59"/>
    <w:lvl w:ilvl="0">
      <w:start w:val="8"/>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2F982571"/>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33952B53"/>
    <w:multiLevelType w:val="multilevel"/>
    <w:tmpl w:val="33952B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372E2442"/>
    <w:multiLevelType w:val="multilevel"/>
    <w:tmpl w:val="372E2442"/>
    <w:lvl w:ilvl="0">
      <w:start w:val="1"/>
      <w:numFmt w:val="decimal"/>
      <w:lvlText w:val="%1."/>
      <w:lvlJc w:val="center"/>
      <w:pPr>
        <w:ind w:left="644" w:hanging="360"/>
      </w:pPr>
      <w:rPr>
        <w:rFonts w:hint="default"/>
      </w:rPr>
    </w:lvl>
    <w:lvl w:ilvl="1">
      <w:start w:val="1"/>
      <w:numFmt w:val="decimal"/>
      <w:isLgl/>
      <w:lvlText w:val="%1.%2."/>
      <w:lvlJc w:val="left"/>
      <w:pPr>
        <w:ind w:left="862" w:hanging="720"/>
      </w:pPr>
      <w:rPr>
        <w:rFonts w:eastAsiaTheme="minorHAnsi" w:cs="Arial" w:hint="default"/>
      </w:rPr>
    </w:lvl>
    <w:lvl w:ilvl="2">
      <w:start w:val="1"/>
      <w:numFmt w:val="decimal"/>
      <w:isLgl/>
      <w:lvlText w:val="%1.%2.%3."/>
      <w:lvlJc w:val="left"/>
      <w:pPr>
        <w:ind w:left="1288" w:hanging="720"/>
      </w:pPr>
      <w:rPr>
        <w:rFonts w:eastAsiaTheme="minorHAnsi" w:cs="Arial" w:hint="default"/>
      </w:rPr>
    </w:lvl>
    <w:lvl w:ilvl="3">
      <w:start w:val="1"/>
      <w:numFmt w:val="decimal"/>
      <w:isLgl/>
      <w:lvlText w:val="%1.%2.%3.%4."/>
      <w:lvlJc w:val="left"/>
      <w:pPr>
        <w:ind w:left="1222" w:hanging="1080"/>
      </w:pPr>
      <w:rPr>
        <w:rFonts w:eastAsiaTheme="minorHAnsi" w:cs="Arial" w:hint="default"/>
      </w:rPr>
    </w:lvl>
    <w:lvl w:ilvl="4">
      <w:start w:val="1"/>
      <w:numFmt w:val="decimal"/>
      <w:isLgl/>
      <w:lvlText w:val="%1.%2.%3.%4.%5."/>
      <w:lvlJc w:val="left"/>
      <w:pPr>
        <w:ind w:left="1222" w:hanging="1080"/>
      </w:pPr>
      <w:rPr>
        <w:rFonts w:eastAsiaTheme="minorHAnsi" w:cs="Arial" w:hint="default"/>
      </w:rPr>
    </w:lvl>
    <w:lvl w:ilvl="5">
      <w:start w:val="1"/>
      <w:numFmt w:val="decimal"/>
      <w:isLgl/>
      <w:lvlText w:val="%1.%2.%3.%4.%5.%6."/>
      <w:lvlJc w:val="left"/>
      <w:pPr>
        <w:ind w:left="1582" w:hanging="1440"/>
      </w:pPr>
      <w:rPr>
        <w:rFonts w:eastAsiaTheme="minorHAnsi" w:cs="Arial" w:hint="default"/>
      </w:rPr>
    </w:lvl>
    <w:lvl w:ilvl="6">
      <w:start w:val="1"/>
      <w:numFmt w:val="decimal"/>
      <w:isLgl/>
      <w:lvlText w:val="%1.%2.%3.%4.%5.%6.%7."/>
      <w:lvlJc w:val="left"/>
      <w:pPr>
        <w:ind w:left="1582" w:hanging="1440"/>
      </w:pPr>
      <w:rPr>
        <w:rFonts w:eastAsiaTheme="minorHAnsi" w:cs="Arial" w:hint="default"/>
      </w:rPr>
    </w:lvl>
    <w:lvl w:ilvl="7">
      <w:start w:val="1"/>
      <w:numFmt w:val="decimal"/>
      <w:isLgl/>
      <w:lvlText w:val="%1.%2.%3.%4.%5.%6.%7.%8."/>
      <w:lvlJc w:val="left"/>
      <w:pPr>
        <w:ind w:left="1942" w:hanging="1800"/>
      </w:pPr>
      <w:rPr>
        <w:rFonts w:eastAsiaTheme="minorHAnsi" w:cs="Arial" w:hint="default"/>
      </w:rPr>
    </w:lvl>
    <w:lvl w:ilvl="8">
      <w:start w:val="1"/>
      <w:numFmt w:val="decimal"/>
      <w:isLgl/>
      <w:lvlText w:val="%1.%2.%3.%4.%5.%6.%7.%8.%9."/>
      <w:lvlJc w:val="left"/>
      <w:pPr>
        <w:ind w:left="2302" w:hanging="2160"/>
      </w:pPr>
      <w:rPr>
        <w:rFonts w:eastAsiaTheme="minorHAnsi" w:cs="Arial" w:hint="default"/>
      </w:rPr>
    </w:lvl>
  </w:abstractNum>
  <w:abstractNum w:abstractNumId="23" w15:restartNumberingAfterBreak="0">
    <w:nsid w:val="439317EF"/>
    <w:multiLevelType w:val="multilevel"/>
    <w:tmpl w:val="9D2C368A"/>
    <w:lvl w:ilvl="0">
      <w:start w:val="12"/>
      <w:numFmt w:val="decimal"/>
      <w:lvlText w:val="%1."/>
      <w:lvlJc w:val="left"/>
      <w:pPr>
        <w:ind w:left="525" w:hanging="52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287"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4" w15:restartNumberingAfterBreak="0">
    <w:nsid w:val="449B2416"/>
    <w:multiLevelType w:val="multilevel"/>
    <w:tmpl w:val="449B2416"/>
    <w:lvl w:ilvl="0">
      <w:start w:val="14"/>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8A63FD9"/>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571"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49C7192D"/>
    <w:multiLevelType w:val="multilevel"/>
    <w:tmpl w:val="26609418"/>
    <w:lvl w:ilvl="0">
      <w:start w:val="13"/>
      <w:numFmt w:val="decimal"/>
      <w:lvlText w:val="%1."/>
      <w:lvlJc w:val="left"/>
      <w:pPr>
        <w:ind w:left="525" w:hanging="52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7" w15:restartNumberingAfterBreak="0">
    <w:nsid w:val="4C6B72BA"/>
    <w:multiLevelType w:val="multilevel"/>
    <w:tmpl w:val="48A63FD9"/>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8" w15:restartNumberingAfterBreak="0">
    <w:nsid w:val="51416095"/>
    <w:multiLevelType w:val="multilevel"/>
    <w:tmpl w:val="51416095"/>
    <w:lvl w:ilvl="0">
      <w:start w:val="4"/>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29" w15:restartNumberingAfterBreak="0">
    <w:nsid w:val="6624365C"/>
    <w:multiLevelType w:val="multilevel"/>
    <w:tmpl w:val="6624365C"/>
    <w:lvl w:ilvl="0">
      <w:start w:val="13"/>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D302870"/>
    <w:multiLevelType w:val="multilevel"/>
    <w:tmpl w:val="6D302870"/>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31" w15:restartNumberingAfterBreak="0">
    <w:nsid w:val="771F2810"/>
    <w:multiLevelType w:val="multilevel"/>
    <w:tmpl w:val="771F2810"/>
    <w:lvl w:ilvl="0">
      <w:start w:val="10"/>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710" w:hanging="142"/>
      </w:pPr>
      <w:rPr>
        <w:rFonts w:hint="default"/>
      </w:rPr>
    </w:lvl>
    <w:lvl w:ilvl="3">
      <w:start w:val="1"/>
      <w:numFmt w:val="decimal"/>
      <w:lvlText w:val="%1.%2.%3.%4."/>
      <w:lvlJc w:val="left"/>
      <w:pPr>
        <w:ind w:left="2357"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7ADA474D"/>
    <w:multiLevelType w:val="multilevel"/>
    <w:tmpl w:val="7ADA474D"/>
    <w:lvl w:ilvl="0">
      <w:start w:val="16"/>
      <w:numFmt w:val="decimal"/>
      <w:lvlText w:val="%1."/>
      <w:lvlJc w:val="left"/>
      <w:pPr>
        <w:ind w:left="525" w:hanging="525"/>
      </w:pPr>
      <w:rPr>
        <w:rFonts w:hint="default"/>
      </w:rPr>
    </w:lvl>
    <w:lvl w:ilvl="1">
      <w:start w:val="1"/>
      <w:numFmt w:val="decimal"/>
      <w:lvlText w:val="%1.%2."/>
      <w:lvlJc w:val="left"/>
      <w:pPr>
        <w:ind w:left="284" w:hanging="142"/>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0"/>
  </w:num>
  <w:num w:numId="2">
    <w:abstractNumId w:val="22"/>
  </w:num>
  <w:num w:numId="3">
    <w:abstractNumId w:val="21"/>
  </w:num>
  <w:num w:numId="4">
    <w:abstractNumId w:val="17"/>
  </w:num>
  <w:num w:numId="5">
    <w:abstractNumId w:val="16"/>
  </w:num>
  <w:num w:numId="6">
    <w:abstractNumId w:val="28"/>
  </w:num>
  <w:num w:numId="7">
    <w:abstractNumId w:val="11"/>
  </w:num>
  <w:num w:numId="8">
    <w:abstractNumId w:val="18"/>
  </w:num>
  <w:num w:numId="9">
    <w:abstractNumId w:val="6"/>
  </w:num>
  <w:num w:numId="10">
    <w:abstractNumId w:val="19"/>
  </w:num>
  <w:num w:numId="11">
    <w:abstractNumId w:val="10"/>
  </w:num>
  <w:num w:numId="12">
    <w:abstractNumId w:val="31"/>
  </w:num>
  <w:num w:numId="13">
    <w:abstractNumId w:val="7"/>
  </w:num>
  <w:num w:numId="14">
    <w:abstractNumId w:val="0"/>
  </w:num>
  <w:num w:numId="15">
    <w:abstractNumId w:val="8"/>
  </w:num>
  <w:num w:numId="16">
    <w:abstractNumId w:val="29"/>
  </w:num>
  <w:num w:numId="17">
    <w:abstractNumId w:val="24"/>
  </w:num>
  <w:num w:numId="18">
    <w:abstractNumId w:val="3"/>
  </w:num>
  <w:num w:numId="19">
    <w:abstractNumId w:val="32"/>
  </w:num>
  <w:num w:numId="20">
    <w:abstractNumId w:val="2"/>
  </w:num>
  <w:num w:numId="21">
    <w:abstractNumId w:val="4"/>
  </w:num>
  <w:num w:numId="22">
    <w:abstractNumId w:val="12"/>
  </w:num>
  <w:num w:numId="23">
    <w:abstractNumId w:val="25"/>
  </w:num>
  <w:num w:numId="24">
    <w:abstractNumId w:val="9"/>
  </w:num>
  <w:num w:numId="25">
    <w:abstractNumId w:val="27"/>
  </w:num>
  <w:num w:numId="26">
    <w:abstractNumId w:val="15"/>
  </w:num>
  <w:num w:numId="27">
    <w:abstractNumId w:val="1"/>
  </w:num>
  <w:num w:numId="28">
    <w:abstractNumId w:val="23"/>
  </w:num>
  <w:num w:numId="29">
    <w:abstractNumId w:val="26"/>
  </w:num>
  <w:num w:numId="30">
    <w:abstractNumId w:val="5"/>
  </w:num>
  <w:num w:numId="31">
    <w:abstractNumId w:val="14"/>
  </w:num>
  <w:num w:numId="32">
    <w:abstractNumId w:val="13"/>
  </w:num>
  <w:num w:numId="33">
    <w:abstractNumId w:val="2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ATEC">
    <w15:presenceInfo w15:providerId="None" w15:userId="FAT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446"/>
    <w:rsid w:val="00004034"/>
    <w:rsid w:val="00004514"/>
    <w:rsid w:val="00012DE7"/>
    <w:rsid w:val="0001356F"/>
    <w:rsid w:val="00013B00"/>
    <w:rsid w:val="00013F0B"/>
    <w:rsid w:val="000164A1"/>
    <w:rsid w:val="0002145E"/>
    <w:rsid w:val="00032068"/>
    <w:rsid w:val="000322D6"/>
    <w:rsid w:val="000331A3"/>
    <w:rsid w:val="000464F2"/>
    <w:rsid w:val="00047DB9"/>
    <w:rsid w:val="00052AC9"/>
    <w:rsid w:val="00053685"/>
    <w:rsid w:val="00055D5E"/>
    <w:rsid w:val="000565E4"/>
    <w:rsid w:val="00056D7D"/>
    <w:rsid w:val="00061BA3"/>
    <w:rsid w:val="000645E9"/>
    <w:rsid w:val="00066B3E"/>
    <w:rsid w:val="000738F2"/>
    <w:rsid w:val="00075F94"/>
    <w:rsid w:val="000821CA"/>
    <w:rsid w:val="00082A28"/>
    <w:rsid w:val="00085C9F"/>
    <w:rsid w:val="00092D5C"/>
    <w:rsid w:val="000A300F"/>
    <w:rsid w:val="000A70C8"/>
    <w:rsid w:val="000A7173"/>
    <w:rsid w:val="000B0D68"/>
    <w:rsid w:val="000B175F"/>
    <w:rsid w:val="000B2CE1"/>
    <w:rsid w:val="000C18EE"/>
    <w:rsid w:val="000C4D09"/>
    <w:rsid w:val="000C68CA"/>
    <w:rsid w:val="000D39D9"/>
    <w:rsid w:val="000E318D"/>
    <w:rsid w:val="000F1010"/>
    <w:rsid w:val="0010215C"/>
    <w:rsid w:val="00104C99"/>
    <w:rsid w:val="00111A77"/>
    <w:rsid w:val="0011308B"/>
    <w:rsid w:val="001136BE"/>
    <w:rsid w:val="00116A08"/>
    <w:rsid w:val="00120A31"/>
    <w:rsid w:val="001307C3"/>
    <w:rsid w:val="00132B52"/>
    <w:rsid w:val="001346FF"/>
    <w:rsid w:val="00141ECE"/>
    <w:rsid w:val="00142914"/>
    <w:rsid w:val="001430BE"/>
    <w:rsid w:val="00145598"/>
    <w:rsid w:val="0014584C"/>
    <w:rsid w:val="00147325"/>
    <w:rsid w:val="00147D8A"/>
    <w:rsid w:val="00150678"/>
    <w:rsid w:val="00154E17"/>
    <w:rsid w:val="0015681E"/>
    <w:rsid w:val="00157E1F"/>
    <w:rsid w:val="001631DB"/>
    <w:rsid w:val="00163260"/>
    <w:rsid w:val="00164060"/>
    <w:rsid w:val="001663EC"/>
    <w:rsid w:val="001667CD"/>
    <w:rsid w:val="00183014"/>
    <w:rsid w:val="001977F0"/>
    <w:rsid w:val="001A0FC4"/>
    <w:rsid w:val="001A6C8D"/>
    <w:rsid w:val="001B7AB0"/>
    <w:rsid w:val="001C6275"/>
    <w:rsid w:val="001F04D9"/>
    <w:rsid w:val="001F096B"/>
    <w:rsid w:val="001F1482"/>
    <w:rsid w:val="001F2227"/>
    <w:rsid w:val="001F50A2"/>
    <w:rsid w:val="001F624B"/>
    <w:rsid w:val="001F7372"/>
    <w:rsid w:val="001F787C"/>
    <w:rsid w:val="00201309"/>
    <w:rsid w:val="00214495"/>
    <w:rsid w:val="0021479F"/>
    <w:rsid w:val="00220CAA"/>
    <w:rsid w:val="00223D3F"/>
    <w:rsid w:val="00225C1F"/>
    <w:rsid w:val="00234C7C"/>
    <w:rsid w:val="002368CC"/>
    <w:rsid w:val="00244071"/>
    <w:rsid w:val="002456F9"/>
    <w:rsid w:val="00247FF7"/>
    <w:rsid w:val="0025385C"/>
    <w:rsid w:val="002551EE"/>
    <w:rsid w:val="00256CD8"/>
    <w:rsid w:val="00257581"/>
    <w:rsid w:val="00261257"/>
    <w:rsid w:val="002628EB"/>
    <w:rsid w:val="00266A1B"/>
    <w:rsid w:val="0027135A"/>
    <w:rsid w:val="002819FC"/>
    <w:rsid w:val="002824A5"/>
    <w:rsid w:val="00282FA1"/>
    <w:rsid w:val="00283762"/>
    <w:rsid w:val="00291824"/>
    <w:rsid w:val="00294EB1"/>
    <w:rsid w:val="002965BE"/>
    <w:rsid w:val="002966B5"/>
    <w:rsid w:val="002B56DF"/>
    <w:rsid w:val="002C008B"/>
    <w:rsid w:val="002C3417"/>
    <w:rsid w:val="002C46B9"/>
    <w:rsid w:val="002E280B"/>
    <w:rsid w:val="002E3073"/>
    <w:rsid w:val="002E332E"/>
    <w:rsid w:val="002E53A2"/>
    <w:rsid w:val="002E609B"/>
    <w:rsid w:val="002E77A3"/>
    <w:rsid w:val="002F4AB4"/>
    <w:rsid w:val="002F7984"/>
    <w:rsid w:val="0030323F"/>
    <w:rsid w:val="00310731"/>
    <w:rsid w:val="00310ED0"/>
    <w:rsid w:val="00311376"/>
    <w:rsid w:val="0031591D"/>
    <w:rsid w:val="00320FEA"/>
    <w:rsid w:val="0032283A"/>
    <w:rsid w:val="00323444"/>
    <w:rsid w:val="003276AB"/>
    <w:rsid w:val="0034493B"/>
    <w:rsid w:val="00345782"/>
    <w:rsid w:val="0034612C"/>
    <w:rsid w:val="00346785"/>
    <w:rsid w:val="00356215"/>
    <w:rsid w:val="00362446"/>
    <w:rsid w:val="0037347F"/>
    <w:rsid w:val="003746D6"/>
    <w:rsid w:val="00374E0D"/>
    <w:rsid w:val="003759DA"/>
    <w:rsid w:val="00377A09"/>
    <w:rsid w:val="003820DF"/>
    <w:rsid w:val="00384E6F"/>
    <w:rsid w:val="00393F86"/>
    <w:rsid w:val="003967BF"/>
    <w:rsid w:val="003A134B"/>
    <w:rsid w:val="003A41A5"/>
    <w:rsid w:val="003B5278"/>
    <w:rsid w:val="003B625B"/>
    <w:rsid w:val="003C01AD"/>
    <w:rsid w:val="003C1B87"/>
    <w:rsid w:val="003C1D4B"/>
    <w:rsid w:val="003C24D8"/>
    <w:rsid w:val="003C2E4F"/>
    <w:rsid w:val="003D2FC9"/>
    <w:rsid w:val="003D45F3"/>
    <w:rsid w:val="003E7DC9"/>
    <w:rsid w:val="003F15FA"/>
    <w:rsid w:val="003F2D50"/>
    <w:rsid w:val="00401DDF"/>
    <w:rsid w:val="00410285"/>
    <w:rsid w:val="00413D38"/>
    <w:rsid w:val="0041791D"/>
    <w:rsid w:val="00421158"/>
    <w:rsid w:val="00426928"/>
    <w:rsid w:val="00427888"/>
    <w:rsid w:val="00446C28"/>
    <w:rsid w:val="004504D0"/>
    <w:rsid w:val="00454EFB"/>
    <w:rsid w:val="00463ACC"/>
    <w:rsid w:val="004664A6"/>
    <w:rsid w:val="00466D58"/>
    <w:rsid w:val="00467005"/>
    <w:rsid w:val="00467B8E"/>
    <w:rsid w:val="0047284A"/>
    <w:rsid w:val="00472CCC"/>
    <w:rsid w:val="004753B9"/>
    <w:rsid w:val="00475A99"/>
    <w:rsid w:val="0047686E"/>
    <w:rsid w:val="004A41D2"/>
    <w:rsid w:val="004A44A4"/>
    <w:rsid w:val="004B64E5"/>
    <w:rsid w:val="004B69E8"/>
    <w:rsid w:val="004B7292"/>
    <w:rsid w:val="004C5A22"/>
    <w:rsid w:val="004C5D20"/>
    <w:rsid w:val="004D0145"/>
    <w:rsid w:val="004E0B24"/>
    <w:rsid w:val="004E131B"/>
    <w:rsid w:val="004F127C"/>
    <w:rsid w:val="004F5C8F"/>
    <w:rsid w:val="00501DC6"/>
    <w:rsid w:val="00506F02"/>
    <w:rsid w:val="00520197"/>
    <w:rsid w:val="00522147"/>
    <w:rsid w:val="00527E95"/>
    <w:rsid w:val="00532A69"/>
    <w:rsid w:val="00536789"/>
    <w:rsid w:val="005537DE"/>
    <w:rsid w:val="005603B5"/>
    <w:rsid w:val="00564E7B"/>
    <w:rsid w:val="005659E9"/>
    <w:rsid w:val="005678D0"/>
    <w:rsid w:val="00577BFA"/>
    <w:rsid w:val="005858C2"/>
    <w:rsid w:val="00585E27"/>
    <w:rsid w:val="00594CEA"/>
    <w:rsid w:val="005A2FDD"/>
    <w:rsid w:val="005A3215"/>
    <w:rsid w:val="005A42EC"/>
    <w:rsid w:val="005B1A90"/>
    <w:rsid w:val="005B5B5E"/>
    <w:rsid w:val="005B5BE9"/>
    <w:rsid w:val="005B6D80"/>
    <w:rsid w:val="005C4855"/>
    <w:rsid w:val="005C615F"/>
    <w:rsid w:val="005D0FD3"/>
    <w:rsid w:val="005D33A4"/>
    <w:rsid w:val="005D7152"/>
    <w:rsid w:val="005E1F8A"/>
    <w:rsid w:val="005E3EF3"/>
    <w:rsid w:val="005E76B6"/>
    <w:rsid w:val="005F0419"/>
    <w:rsid w:val="005F180E"/>
    <w:rsid w:val="005F25C4"/>
    <w:rsid w:val="005F4637"/>
    <w:rsid w:val="005F519B"/>
    <w:rsid w:val="005F5DDC"/>
    <w:rsid w:val="00603F23"/>
    <w:rsid w:val="00605DD3"/>
    <w:rsid w:val="006175AC"/>
    <w:rsid w:val="00622248"/>
    <w:rsid w:val="006235CB"/>
    <w:rsid w:val="006246E3"/>
    <w:rsid w:val="00624C52"/>
    <w:rsid w:val="0062525B"/>
    <w:rsid w:val="00626176"/>
    <w:rsid w:val="006407EA"/>
    <w:rsid w:val="0064137E"/>
    <w:rsid w:val="006434DB"/>
    <w:rsid w:val="00643BC4"/>
    <w:rsid w:val="00644F25"/>
    <w:rsid w:val="00646305"/>
    <w:rsid w:val="00651C7C"/>
    <w:rsid w:val="0065265B"/>
    <w:rsid w:val="0065321B"/>
    <w:rsid w:val="00656C43"/>
    <w:rsid w:val="0066502E"/>
    <w:rsid w:val="006655E8"/>
    <w:rsid w:val="00670116"/>
    <w:rsid w:val="00673F81"/>
    <w:rsid w:val="006751FD"/>
    <w:rsid w:val="00682B76"/>
    <w:rsid w:val="006865D0"/>
    <w:rsid w:val="006A03AF"/>
    <w:rsid w:val="006A5A52"/>
    <w:rsid w:val="006B0388"/>
    <w:rsid w:val="006B0AE3"/>
    <w:rsid w:val="006B68E0"/>
    <w:rsid w:val="006B6B3A"/>
    <w:rsid w:val="006C2032"/>
    <w:rsid w:val="006C5DEB"/>
    <w:rsid w:val="006D2287"/>
    <w:rsid w:val="006D35D5"/>
    <w:rsid w:val="006D413D"/>
    <w:rsid w:val="006F3B8E"/>
    <w:rsid w:val="006F790D"/>
    <w:rsid w:val="0070049A"/>
    <w:rsid w:val="00706088"/>
    <w:rsid w:val="007062D0"/>
    <w:rsid w:val="007064D2"/>
    <w:rsid w:val="00706685"/>
    <w:rsid w:val="00714F11"/>
    <w:rsid w:val="00715845"/>
    <w:rsid w:val="00720DF9"/>
    <w:rsid w:val="0073469A"/>
    <w:rsid w:val="007353E8"/>
    <w:rsid w:val="00740C67"/>
    <w:rsid w:val="007463B3"/>
    <w:rsid w:val="00746C7D"/>
    <w:rsid w:val="00763514"/>
    <w:rsid w:val="0076673F"/>
    <w:rsid w:val="0076691A"/>
    <w:rsid w:val="00767BA5"/>
    <w:rsid w:val="007758DB"/>
    <w:rsid w:val="007804DD"/>
    <w:rsid w:val="00787650"/>
    <w:rsid w:val="007955EF"/>
    <w:rsid w:val="007966C8"/>
    <w:rsid w:val="007B0B5B"/>
    <w:rsid w:val="007B1FF5"/>
    <w:rsid w:val="007B4F9C"/>
    <w:rsid w:val="007B5338"/>
    <w:rsid w:val="007C0953"/>
    <w:rsid w:val="007C7459"/>
    <w:rsid w:val="007D488F"/>
    <w:rsid w:val="007D55AD"/>
    <w:rsid w:val="007E3781"/>
    <w:rsid w:val="007F097A"/>
    <w:rsid w:val="007F5DC5"/>
    <w:rsid w:val="00801D21"/>
    <w:rsid w:val="00802C5C"/>
    <w:rsid w:val="0081010F"/>
    <w:rsid w:val="0082193C"/>
    <w:rsid w:val="00822E89"/>
    <w:rsid w:val="008321FA"/>
    <w:rsid w:val="00834B8A"/>
    <w:rsid w:val="008406E9"/>
    <w:rsid w:val="00840C11"/>
    <w:rsid w:val="0084139F"/>
    <w:rsid w:val="00842CCC"/>
    <w:rsid w:val="0084328B"/>
    <w:rsid w:val="008462BB"/>
    <w:rsid w:val="0084730F"/>
    <w:rsid w:val="00847F67"/>
    <w:rsid w:val="008512F3"/>
    <w:rsid w:val="00856FE8"/>
    <w:rsid w:val="00860DA8"/>
    <w:rsid w:val="0086286A"/>
    <w:rsid w:val="00881F7C"/>
    <w:rsid w:val="00882431"/>
    <w:rsid w:val="00883574"/>
    <w:rsid w:val="008838CA"/>
    <w:rsid w:val="00886C8D"/>
    <w:rsid w:val="008903FE"/>
    <w:rsid w:val="00892821"/>
    <w:rsid w:val="00895ACC"/>
    <w:rsid w:val="008A0908"/>
    <w:rsid w:val="008A7EAB"/>
    <w:rsid w:val="008B12B7"/>
    <w:rsid w:val="008B5ED7"/>
    <w:rsid w:val="008C0EC7"/>
    <w:rsid w:val="008C537D"/>
    <w:rsid w:val="008C73FF"/>
    <w:rsid w:val="008D188A"/>
    <w:rsid w:val="008D2A92"/>
    <w:rsid w:val="008D2F48"/>
    <w:rsid w:val="008E1D17"/>
    <w:rsid w:val="008E3676"/>
    <w:rsid w:val="008E4567"/>
    <w:rsid w:val="008F0C4A"/>
    <w:rsid w:val="00903844"/>
    <w:rsid w:val="00906EF6"/>
    <w:rsid w:val="009078AB"/>
    <w:rsid w:val="00914B56"/>
    <w:rsid w:val="00921D75"/>
    <w:rsid w:val="009247BF"/>
    <w:rsid w:val="0093442C"/>
    <w:rsid w:val="00937194"/>
    <w:rsid w:val="00937D8B"/>
    <w:rsid w:val="00950EAE"/>
    <w:rsid w:val="00950EFA"/>
    <w:rsid w:val="00956FB4"/>
    <w:rsid w:val="00963E34"/>
    <w:rsid w:val="00964A1C"/>
    <w:rsid w:val="00970E8B"/>
    <w:rsid w:val="0097266C"/>
    <w:rsid w:val="009878D6"/>
    <w:rsid w:val="0099382D"/>
    <w:rsid w:val="00997581"/>
    <w:rsid w:val="009B0A84"/>
    <w:rsid w:val="009B1787"/>
    <w:rsid w:val="009B2A56"/>
    <w:rsid w:val="009C0972"/>
    <w:rsid w:val="009D5334"/>
    <w:rsid w:val="009D7108"/>
    <w:rsid w:val="009E0D41"/>
    <w:rsid w:val="009E462E"/>
    <w:rsid w:val="009E751A"/>
    <w:rsid w:val="00A04804"/>
    <w:rsid w:val="00A12595"/>
    <w:rsid w:val="00A12DAC"/>
    <w:rsid w:val="00A2794B"/>
    <w:rsid w:val="00A30A28"/>
    <w:rsid w:val="00A313B4"/>
    <w:rsid w:val="00A35DA6"/>
    <w:rsid w:val="00A40A51"/>
    <w:rsid w:val="00A43141"/>
    <w:rsid w:val="00A4467C"/>
    <w:rsid w:val="00A46012"/>
    <w:rsid w:val="00A47CBC"/>
    <w:rsid w:val="00A53313"/>
    <w:rsid w:val="00A622B0"/>
    <w:rsid w:val="00A623B9"/>
    <w:rsid w:val="00A66375"/>
    <w:rsid w:val="00A6669C"/>
    <w:rsid w:val="00A71CF3"/>
    <w:rsid w:val="00A748FA"/>
    <w:rsid w:val="00A803DC"/>
    <w:rsid w:val="00A84270"/>
    <w:rsid w:val="00A8637B"/>
    <w:rsid w:val="00A91BAF"/>
    <w:rsid w:val="00AA2E60"/>
    <w:rsid w:val="00AA381A"/>
    <w:rsid w:val="00AA4067"/>
    <w:rsid w:val="00AA5375"/>
    <w:rsid w:val="00AB71C2"/>
    <w:rsid w:val="00AC0838"/>
    <w:rsid w:val="00AD4E64"/>
    <w:rsid w:val="00AD7C30"/>
    <w:rsid w:val="00AD7FB7"/>
    <w:rsid w:val="00AE6C10"/>
    <w:rsid w:val="00AF45AB"/>
    <w:rsid w:val="00B01ABD"/>
    <w:rsid w:val="00B02933"/>
    <w:rsid w:val="00B02D32"/>
    <w:rsid w:val="00B06F60"/>
    <w:rsid w:val="00B072A4"/>
    <w:rsid w:val="00B073C9"/>
    <w:rsid w:val="00B22252"/>
    <w:rsid w:val="00B247EE"/>
    <w:rsid w:val="00B34A98"/>
    <w:rsid w:val="00B362CE"/>
    <w:rsid w:val="00B44BA3"/>
    <w:rsid w:val="00B4547E"/>
    <w:rsid w:val="00B45DE2"/>
    <w:rsid w:val="00B47D66"/>
    <w:rsid w:val="00B536CC"/>
    <w:rsid w:val="00B53D41"/>
    <w:rsid w:val="00B609A7"/>
    <w:rsid w:val="00B60E92"/>
    <w:rsid w:val="00B66532"/>
    <w:rsid w:val="00B70AE5"/>
    <w:rsid w:val="00B73F71"/>
    <w:rsid w:val="00B80EB2"/>
    <w:rsid w:val="00B93151"/>
    <w:rsid w:val="00BA4149"/>
    <w:rsid w:val="00BA6527"/>
    <w:rsid w:val="00BA6CC0"/>
    <w:rsid w:val="00BC3682"/>
    <w:rsid w:val="00BD0CB4"/>
    <w:rsid w:val="00BD2408"/>
    <w:rsid w:val="00BD4BFD"/>
    <w:rsid w:val="00BE0459"/>
    <w:rsid w:val="00BE051B"/>
    <w:rsid w:val="00BE1C0D"/>
    <w:rsid w:val="00BE7893"/>
    <w:rsid w:val="00BF27C7"/>
    <w:rsid w:val="00BF2AE5"/>
    <w:rsid w:val="00C01AA5"/>
    <w:rsid w:val="00C107B7"/>
    <w:rsid w:val="00C11641"/>
    <w:rsid w:val="00C217AF"/>
    <w:rsid w:val="00C41BBB"/>
    <w:rsid w:val="00C438EB"/>
    <w:rsid w:val="00C50D5C"/>
    <w:rsid w:val="00C530A5"/>
    <w:rsid w:val="00C55E88"/>
    <w:rsid w:val="00C575A6"/>
    <w:rsid w:val="00C63806"/>
    <w:rsid w:val="00C72F0E"/>
    <w:rsid w:val="00C80845"/>
    <w:rsid w:val="00C86DE9"/>
    <w:rsid w:val="00C87A9B"/>
    <w:rsid w:val="00C87A9F"/>
    <w:rsid w:val="00C95B1D"/>
    <w:rsid w:val="00C97685"/>
    <w:rsid w:val="00C97907"/>
    <w:rsid w:val="00CA5C0B"/>
    <w:rsid w:val="00CB1DD3"/>
    <w:rsid w:val="00CB5305"/>
    <w:rsid w:val="00CC0374"/>
    <w:rsid w:val="00CC0B5F"/>
    <w:rsid w:val="00CC377A"/>
    <w:rsid w:val="00CC48FE"/>
    <w:rsid w:val="00CC6762"/>
    <w:rsid w:val="00CD0D40"/>
    <w:rsid w:val="00CD2DA6"/>
    <w:rsid w:val="00CD394F"/>
    <w:rsid w:val="00CD4294"/>
    <w:rsid w:val="00CE11CC"/>
    <w:rsid w:val="00CE1586"/>
    <w:rsid w:val="00CE388E"/>
    <w:rsid w:val="00CE6AF1"/>
    <w:rsid w:val="00CE7056"/>
    <w:rsid w:val="00CF40CE"/>
    <w:rsid w:val="00D053D7"/>
    <w:rsid w:val="00D067FA"/>
    <w:rsid w:val="00D16592"/>
    <w:rsid w:val="00D24A39"/>
    <w:rsid w:val="00D35788"/>
    <w:rsid w:val="00D37256"/>
    <w:rsid w:val="00D41FC5"/>
    <w:rsid w:val="00D42E24"/>
    <w:rsid w:val="00D445D9"/>
    <w:rsid w:val="00D44F77"/>
    <w:rsid w:val="00D507DB"/>
    <w:rsid w:val="00D55363"/>
    <w:rsid w:val="00D5729F"/>
    <w:rsid w:val="00D63A42"/>
    <w:rsid w:val="00D63A7C"/>
    <w:rsid w:val="00D64A7F"/>
    <w:rsid w:val="00D64FE5"/>
    <w:rsid w:val="00D713D3"/>
    <w:rsid w:val="00D812A5"/>
    <w:rsid w:val="00D8135B"/>
    <w:rsid w:val="00D84DC7"/>
    <w:rsid w:val="00D923D2"/>
    <w:rsid w:val="00D94A56"/>
    <w:rsid w:val="00D96BCC"/>
    <w:rsid w:val="00D977A2"/>
    <w:rsid w:val="00DA1FAA"/>
    <w:rsid w:val="00DA441C"/>
    <w:rsid w:val="00DA58FF"/>
    <w:rsid w:val="00DA688F"/>
    <w:rsid w:val="00DA7BE9"/>
    <w:rsid w:val="00DA7CAE"/>
    <w:rsid w:val="00DB6084"/>
    <w:rsid w:val="00DD25C3"/>
    <w:rsid w:val="00DD32E2"/>
    <w:rsid w:val="00DD35AA"/>
    <w:rsid w:val="00DD4814"/>
    <w:rsid w:val="00DD4A82"/>
    <w:rsid w:val="00DD7C1B"/>
    <w:rsid w:val="00DE11C1"/>
    <w:rsid w:val="00DE581A"/>
    <w:rsid w:val="00DE6945"/>
    <w:rsid w:val="00DF1B1C"/>
    <w:rsid w:val="00DF6B79"/>
    <w:rsid w:val="00E023F5"/>
    <w:rsid w:val="00E03BA5"/>
    <w:rsid w:val="00E10210"/>
    <w:rsid w:val="00E119D7"/>
    <w:rsid w:val="00E12F1D"/>
    <w:rsid w:val="00E24F36"/>
    <w:rsid w:val="00E30FA6"/>
    <w:rsid w:val="00E35050"/>
    <w:rsid w:val="00E36C4C"/>
    <w:rsid w:val="00E372D1"/>
    <w:rsid w:val="00E420A0"/>
    <w:rsid w:val="00E434D3"/>
    <w:rsid w:val="00E442CC"/>
    <w:rsid w:val="00E47BF2"/>
    <w:rsid w:val="00E47FA1"/>
    <w:rsid w:val="00E54E39"/>
    <w:rsid w:val="00E61E68"/>
    <w:rsid w:val="00E70722"/>
    <w:rsid w:val="00E75726"/>
    <w:rsid w:val="00E84579"/>
    <w:rsid w:val="00EA01D4"/>
    <w:rsid w:val="00EA2383"/>
    <w:rsid w:val="00EA26CF"/>
    <w:rsid w:val="00EA5824"/>
    <w:rsid w:val="00EA60F2"/>
    <w:rsid w:val="00EA7CF2"/>
    <w:rsid w:val="00EB5E77"/>
    <w:rsid w:val="00ED1759"/>
    <w:rsid w:val="00ED4FFC"/>
    <w:rsid w:val="00ED7EB4"/>
    <w:rsid w:val="00EF2656"/>
    <w:rsid w:val="00EF3271"/>
    <w:rsid w:val="00EF460D"/>
    <w:rsid w:val="00F04D7E"/>
    <w:rsid w:val="00F0677F"/>
    <w:rsid w:val="00F07387"/>
    <w:rsid w:val="00F10674"/>
    <w:rsid w:val="00F1108C"/>
    <w:rsid w:val="00F11462"/>
    <w:rsid w:val="00F11B1C"/>
    <w:rsid w:val="00F11F2E"/>
    <w:rsid w:val="00F20D3E"/>
    <w:rsid w:val="00F2280A"/>
    <w:rsid w:val="00F25FB3"/>
    <w:rsid w:val="00F272CE"/>
    <w:rsid w:val="00F32B55"/>
    <w:rsid w:val="00F33E83"/>
    <w:rsid w:val="00F34494"/>
    <w:rsid w:val="00F3647E"/>
    <w:rsid w:val="00F424B2"/>
    <w:rsid w:val="00F425AB"/>
    <w:rsid w:val="00F57C58"/>
    <w:rsid w:val="00F70B41"/>
    <w:rsid w:val="00F71E38"/>
    <w:rsid w:val="00F74CF4"/>
    <w:rsid w:val="00F7602A"/>
    <w:rsid w:val="00F764A7"/>
    <w:rsid w:val="00F95F8B"/>
    <w:rsid w:val="00FA31A2"/>
    <w:rsid w:val="00FA5261"/>
    <w:rsid w:val="00FB2E77"/>
    <w:rsid w:val="00FB37E9"/>
    <w:rsid w:val="00FB4298"/>
    <w:rsid w:val="00FB4B88"/>
    <w:rsid w:val="00FB4F06"/>
    <w:rsid w:val="00FC0597"/>
    <w:rsid w:val="00FC3169"/>
    <w:rsid w:val="00FC3AC3"/>
    <w:rsid w:val="00FD137A"/>
    <w:rsid w:val="00FD2841"/>
    <w:rsid w:val="00FD2852"/>
    <w:rsid w:val="00FD28F7"/>
    <w:rsid w:val="00FD70BC"/>
    <w:rsid w:val="00FE01DC"/>
    <w:rsid w:val="00FE3860"/>
    <w:rsid w:val="00FF4674"/>
    <w:rsid w:val="00FF60B3"/>
    <w:rsid w:val="06FE2A3F"/>
    <w:rsid w:val="18014D31"/>
    <w:rsid w:val="1BA67177"/>
    <w:rsid w:val="1C9F2849"/>
    <w:rsid w:val="2812161F"/>
    <w:rsid w:val="356349C7"/>
    <w:rsid w:val="38482F4A"/>
    <w:rsid w:val="46333A3F"/>
    <w:rsid w:val="4A3D66BB"/>
    <w:rsid w:val="5425102F"/>
    <w:rsid w:val="564E608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F6C4B79"/>
  <w15:docId w15:val="{27FE6A63-0573-481E-B0C3-DE1BE8C6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6F9"/>
    <w:pPr>
      <w:spacing w:after="160" w:line="259" w:lineRule="auto"/>
      <w:jc w:val="both"/>
    </w:pPr>
    <w:rPr>
      <w:rFonts w:ascii="Arial" w:eastAsiaTheme="minorHAnsi" w:hAnsi="Arial" w:cstheme="minorBidi"/>
      <w:sz w:val="24"/>
      <w:szCs w:val="22"/>
      <w:lang w:eastAsia="en-US"/>
    </w:rPr>
  </w:style>
  <w:style w:type="paragraph" w:styleId="Ttulo1">
    <w:name w:val="heading 1"/>
    <w:basedOn w:val="Normal"/>
    <w:next w:val="Normal"/>
    <w:link w:val="Ttulo1Char"/>
    <w:uiPriority w:val="9"/>
    <w:qFormat/>
    <w:rsid w:val="002456F9"/>
    <w:pPr>
      <w:widowControl w:val="0"/>
      <w:spacing w:after="0" w:line="360" w:lineRule="auto"/>
      <w:jc w:val="center"/>
      <w:outlineLvl w:val="0"/>
    </w:pPr>
    <w:rPr>
      <w:rFonts w:eastAsiaTheme="majorEastAsia" w:cs="Arial"/>
      <w:szCs w:val="28"/>
    </w:rPr>
  </w:style>
  <w:style w:type="paragraph" w:styleId="Ttulo2">
    <w:name w:val="heading 2"/>
    <w:basedOn w:val="Normal"/>
    <w:next w:val="Normal"/>
    <w:link w:val="Ttulo2Char"/>
    <w:uiPriority w:val="9"/>
    <w:unhideWhenUsed/>
    <w:qFormat/>
    <w:rsid w:val="002456F9"/>
    <w:pPr>
      <w:widowControl w:val="0"/>
      <w:spacing w:after="0" w:line="360" w:lineRule="auto"/>
      <w:ind w:firstLine="709"/>
      <w:outlineLvl w:val="1"/>
    </w:pPr>
    <w:rPr>
      <w:rFonts w:eastAsiaTheme="majorEastAsia" w:cstheme="majorBidi"/>
      <w:szCs w:val="26"/>
    </w:rPr>
  </w:style>
  <w:style w:type="paragraph" w:styleId="Ttulo3">
    <w:name w:val="heading 3"/>
    <w:basedOn w:val="Normal"/>
    <w:next w:val="Normal"/>
    <w:link w:val="Ttulo3Char"/>
    <w:uiPriority w:val="9"/>
    <w:unhideWhenUsed/>
    <w:qFormat/>
    <w:rsid w:val="002456F9"/>
    <w:pPr>
      <w:widowControl w:val="0"/>
      <w:spacing w:after="0" w:line="360" w:lineRule="auto"/>
      <w:ind w:firstLine="709"/>
      <w:outlineLvl w:val="2"/>
    </w:pPr>
    <w:rPr>
      <w:rFonts w:eastAsiaTheme="majorEastAsia" w:cstheme="majorBidi"/>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qFormat/>
    <w:rsid w:val="002456F9"/>
    <w:pPr>
      <w:spacing w:after="0" w:line="240" w:lineRule="auto"/>
    </w:pPr>
    <w:rPr>
      <w:rFonts w:ascii="Tahoma" w:hAnsi="Tahoma" w:cs="Tahoma"/>
      <w:sz w:val="16"/>
      <w:szCs w:val="16"/>
    </w:rPr>
  </w:style>
  <w:style w:type="paragraph" w:styleId="Textodecomentrio">
    <w:name w:val="annotation text"/>
    <w:basedOn w:val="Normal"/>
    <w:link w:val="TextodecomentrioChar"/>
    <w:uiPriority w:val="99"/>
    <w:semiHidden/>
    <w:unhideWhenUsed/>
    <w:qFormat/>
    <w:rsid w:val="002456F9"/>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2456F9"/>
    <w:rPr>
      <w:b/>
      <w:bCs/>
    </w:rPr>
  </w:style>
  <w:style w:type="paragraph" w:styleId="Rodap">
    <w:name w:val="footer"/>
    <w:basedOn w:val="Normal"/>
    <w:link w:val="RodapChar"/>
    <w:uiPriority w:val="99"/>
    <w:unhideWhenUsed/>
    <w:rsid w:val="002456F9"/>
    <w:pPr>
      <w:tabs>
        <w:tab w:val="center" w:pos="4252"/>
        <w:tab w:val="right" w:pos="8504"/>
      </w:tabs>
      <w:spacing w:after="0" w:line="240" w:lineRule="auto"/>
    </w:pPr>
  </w:style>
  <w:style w:type="paragraph" w:styleId="Textodenotaderodap">
    <w:name w:val="footnote text"/>
    <w:basedOn w:val="Normal"/>
    <w:link w:val="TextodenotaderodapChar"/>
    <w:uiPriority w:val="99"/>
    <w:semiHidden/>
    <w:unhideWhenUsed/>
    <w:qFormat/>
    <w:rsid w:val="002456F9"/>
    <w:pPr>
      <w:spacing w:after="0" w:line="240" w:lineRule="auto"/>
    </w:pPr>
    <w:rPr>
      <w:sz w:val="20"/>
      <w:szCs w:val="20"/>
    </w:rPr>
  </w:style>
  <w:style w:type="paragraph" w:styleId="Cabealho">
    <w:name w:val="header"/>
    <w:basedOn w:val="Normal"/>
    <w:link w:val="CabealhoChar"/>
    <w:uiPriority w:val="99"/>
    <w:unhideWhenUsed/>
    <w:qFormat/>
    <w:rsid w:val="002456F9"/>
    <w:pPr>
      <w:tabs>
        <w:tab w:val="center" w:pos="4252"/>
        <w:tab w:val="right" w:pos="8504"/>
      </w:tabs>
      <w:spacing w:after="0" w:line="240" w:lineRule="auto"/>
    </w:pPr>
  </w:style>
  <w:style w:type="paragraph" w:styleId="Ttulo">
    <w:name w:val="Title"/>
    <w:basedOn w:val="Normal"/>
    <w:next w:val="Normal"/>
    <w:link w:val="TtuloChar"/>
    <w:uiPriority w:val="10"/>
    <w:qFormat/>
    <w:rsid w:val="002456F9"/>
    <w:pPr>
      <w:spacing w:after="0" w:line="240" w:lineRule="auto"/>
      <w:contextualSpacing/>
      <w:jc w:val="center"/>
    </w:pPr>
    <w:rPr>
      <w:rFonts w:eastAsiaTheme="majorEastAsia" w:cstheme="majorBidi"/>
      <w:spacing w:val="-10"/>
      <w:kern w:val="28"/>
      <w:sz w:val="28"/>
      <w:szCs w:val="56"/>
    </w:rPr>
  </w:style>
  <w:style w:type="paragraph" w:styleId="Sumrio1">
    <w:name w:val="toc 1"/>
    <w:basedOn w:val="Normal"/>
    <w:next w:val="Normal"/>
    <w:uiPriority w:val="39"/>
    <w:unhideWhenUsed/>
    <w:rsid w:val="002456F9"/>
    <w:pPr>
      <w:spacing w:after="100"/>
    </w:pPr>
  </w:style>
  <w:style w:type="paragraph" w:styleId="Sumrio2">
    <w:name w:val="toc 2"/>
    <w:basedOn w:val="Normal"/>
    <w:next w:val="Normal"/>
    <w:uiPriority w:val="39"/>
    <w:unhideWhenUsed/>
    <w:rsid w:val="002456F9"/>
    <w:pPr>
      <w:spacing w:after="100"/>
      <w:ind w:left="240"/>
    </w:pPr>
  </w:style>
  <w:style w:type="paragraph" w:styleId="Sumrio3">
    <w:name w:val="toc 3"/>
    <w:basedOn w:val="Normal"/>
    <w:next w:val="Normal"/>
    <w:uiPriority w:val="39"/>
    <w:unhideWhenUsed/>
    <w:rsid w:val="002456F9"/>
    <w:pPr>
      <w:spacing w:after="100"/>
      <w:ind w:left="480"/>
    </w:pPr>
  </w:style>
  <w:style w:type="character" w:styleId="Refdecomentrio">
    <w:name w:val="annotation reference"/>
    <w:basedOn w:val="Fontepargpadro"/>
    <w:uiPriority w:val="99"/>
    <w:semiHidden/>
    <w:unhideWhenUsed/>
    <w:qFormat/>
    <w:rsid w:val="002456F9"/>
    <w:rPr>
      <w:sz w:val="16"/>
      <w:szCs w:val="16"/>
    </w:rPr>
  </w:style>
  <w:style w:type="character" w:styleId="Refdenotaderodap">
    <w:name w:val="footnote reference"/>
    <w:basedOn w:val="Fontepargpadro"/>
    <w:uiPriority w:val="99"/>
    <w:semiHidden/>
    <w:unhideWhenUsed/>
    <w:rsid w:val="002456F9"/>
    <w:rPr>
      <w:vertAlign w:val="superscript"/>
    </w:rPr>
  </w:style>
  <w:style w:type="character" w:styleId="Hyperlink">
    <w:name w:val="Hyperlink"/>
    <w:basedOn w:val="Fontepargpadro"/>
    <w:uiPriority w:val="99"/>
    <w:unhideWhenUsed/>
    <w:qFormat/>
    <w:rsid w:val="002456F9"/>
    <w:rPr>
      <w:color w:val="0563C1" w:themeColor="hyperlink"/>
      <w:u w:val="single"/>
    </w:rPr>
  </w:style>
  <w:style w:type="table" w:styleId="Tabelacomgrade">
    <w:name w:val="Table Grid"/>
    <w:basedOn w:val="Tabelanormal"/>
    <w:uiPriority w:val="39"/>
    <w:qFormat/>
    <w:rsid w:val="00245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har">
    <w:name w:val="Título Char"/>
    <w:basedOn w:val="Fontepargpadro"/>
    <w:link w:val="Ttulo"/>
    <w:uiPriority w:val="10"/>
    <w:qFormat/>
    <w:rsid w:val="002456F9"/>
    <w:rPr>
      <w:rFonts w:ascii="Arial" w:eastAsiaTheme="majorEastAsia" w:hAnsi="Arial" w:cstheme="majorBidi"/>
      <w:spacing w:val="-10"/>
      <w:kern w:val="28"/>
      <w:sz w:val="28"/>
      <w:szCs w:val="56"/>
    </w:rPr>
  </w:style>
  <w:style w:type="character" w:customStyle="1" w:styleId="Ttulo1Char">
    <w:name w:val="Título 1 Char"/>
    <w:basedOn w:val="Fontepargpadro"/>
    <w:link w:val="Ttulo1"/>
    <w:uiPriority w:val="9"/>
    <w:qFormat/>
    <w:rsid w:val="002456F9"/>
    <w:rPr>
      <w:rFonts w:ascii="Arial" w:eastAsiaTheme="majorEastAsia" w:hAnsi="Arial" w:cs="Arial"/>
      <w:sz w:val="24"/>
      <w:szCs w:val="28"/>
    </w:rPr>
  </w:style>
  <w:style w:type="character" w:customStyle="1" w:styleId="CabealhoChar">
    <w:name w:val="Cabeçalho Char"/>
    <w:basedOn w:val="Fontepargpadro"/>
    <w:link w:val="Cabealho"/>
    <w:uiPriority w:val="99"/>
    <w:qFormat/>
    <w:rsid w:val="002456F9"/>
    <w:rPr>
      <w:rFonts w:ascii="Arial" w:hAnsi="Arial"/>
      <w:sz w:val="24"/>
    </w:rPr>
  </w:style>
  <w:style w:type="character" w:customStyle="1" w:styleId="RodapChar">
    <w:name w:val="Rodapé Char"/>
    <w:basedOn w:val="Fontepargpadro"/>
    <w:link w:val="Rodap"/>
    <w:uiPriority w:val="99"/>
    <w:qFormat/>
    <w:rsid w:val="002456F9"/>
    <w:rPr>
      <w:rFonts w:ascii="Arial" w:hAnsi="Arial"/>
      <w:sz w:val="24"/>
    </w:rPr>
  </w:style>
  <w:style w:type="character" w:customStyle="1" w:styleId="Ttulo2Char">
    <w:name w:val="Título 2 Char"/>
    <w:basedOn w:val="Fontepargpadro"/>
    <w:link w:val="Ttulo2"/>
    <w:uiPriority w:val="9"/>
    <w:qFormat/>
    <w:rsid w:val="002456F9"/>
    <w:rPr>
      <w:rFonts w:ascii="Arial" w:eastAsiaTheme="majorEastAsia" w:hAnsi="Arial" w:cstheme="majorBidi"/>
      <w:sz w:val="24"/>
      <w:szCs w:val="26"/>
    </w:rPr>
  </w:style>
  <w:style w:type="paragraph" w:styleId="PargrafodaLista">
    <w:name w:val="List Paragraph"/>
    <w:basedOn w:val="Normal"/>
    <w:uiPriority w:val="34"/>
    <w:qFormat/>
    <w:rsid w:val="002456F9"/>
    <w:pPr>
      <w:ind w:left="720"/>
      <w:contextualSpacing/>
    </w:pPr>
  </w:style>
  <w:style w:type="character" w:customStyle="1" w:styleId="MenoPendente1">
    <w:name w:val="Menção Pendente1"/>
    <w:basedOn w:val="Fontepargpadro"/>
    <w:uiPriority w:val="99"/>
    <w:semiHidden/>
    <w:unhideWhenUsed/>
    <w:qFormat/>
    <w:rsid w:val="002456F9"/>
    <w:rPr>
      <w:color w:val="808080"/>
      <w:shd w:val="clear" w:color="auto" w:fill="E6E6E6"/>
    </w:rPr>
  </w:style>
  <w:style w:type="paragraph" w:customStyle="1" w:styleId="CabealhodoSumrio1">
    <w:name w:val="Cabeçalho do Sumário1"/>
    <w:basedOn w:val="Ttulo1"/>
    <w:next w:val="Normal"/>
    <w:uiPriority w:val="39"/>
    <w:unhideWhenUsed/>
    <w:qFormat/>
    <w:rsid w:val="002456F9"/>
    <w:pPr>
      <w:jc w:val="left"/>
      <w:outlineLvl w:val="9"/>
    </w:pPr>
    <w:rPr>
      <w:rFonts w:asciiTheme="majorHAnsi" w:hAnsiTheme="majorHAnsi"/>
      <w:color w:val="2F5496" w:themeColor="accent1" w:themeShade="BF"/>
      <w:sz w:val="32"/>
      <w:lang w:eastAsia="pt-BR"/>
    </w:rPr>
  </w:style>
  <w:style w:type="character" w:customStyle="1" w:styleId="TextodenotaderodapChar">
    <w:name w:val="Texto de nota de rodapé Char"/>
    <w:basedOn w:val="Fontepargpadro"/>
    <w:link w:val="Textodenotaderodap"/>
    <w:uiPriority w:val="99"/>
    <w:semiHidden/>
    <w:rsid w:val="002456F9"/>
    <w:rPr>
      <w:rFonts w:ascii="Arial" w:hAnsi="Arial"/>
      <w:sz w:val="20"/>
      <w:szCs w:val="20"/>
    </w:rPr>
  </w:style>
  <w:style w:type="character" w:customStyle="1" w:styleId="Ttulo3Char">
    <w:name w:val="Título 3 Char"/>
    <w:basedOn w:val="Fontepargpadro"/>
    <w:link w:val="Ttulo3"/>
    <w:uiPriority w:val="9"/>
    <w:qFormat/>
    <w:rsid w:val="002456F9"/>
    <w:rPr>
      <w:rFonts w:ascii="Arial" w:eastAsiaTheme="majorEastAsia" w:hAnsi="Arial" w:cstheme="majorBidi"/>
      <w:sz w:val="24"/>
      <w:szCs w:val="24"/>
    </w:rPr>
  </w:style>
  <w:style w:type="character" w:customStyle="1" w:styleId="TextodebaloChar">
    <w:name w:val="Texto de balão Char"/>
    <w:basedOn w:val="Fontepargpadro"/>
    <w:link w:val="Textodebalo"/>
    <w:uiPriority w:val="99"/>
    <w:semiHidden/>
    <w:qFormat/>
    <w:rsid w:val="002456F9"/>
    <w:rPr>
      <w:rFonts w:ascii="Tahoma" w:hAnsi="Tahoma" w:cs="Tahoma"/>
      <w:sz w:val="16"/>
      <w:szCs w:val="16"/>
    </w:rPr>
  </w:style>
  <w:style w:type="paragraph" w:customStyle="1" w:styleId="EstiloNormalGrandeesquerda">
    <w:name w:val="Estilo Normal Grande + À esquerda"/>
    <w:basedOn w:val="Normal"/>
    <w:uiPriority w:val="99"/>
    <w:rsid w:val="002456F9"/>
    <w:pPr>
      <w:keepNext/>
      <w:tabs>
        <w:tab w:val="left" w:pos="851"/>
      </w:tabs>
      <w:spacing w:after="0" w:line="360" w:lineRule="auto"/>
      <w:jc w:val="left"/>
    </w:pPr>
    <w:rPr>
      <w:rFonts w:eastAsia="Times New Roman" w:cs="Times New Roman"/>
      <w:b/>
      <w:bCs/>
      <w:caps/>
      <w:szCs w:val="20"/>
    </w:rPr>
  </w:style>
  <w:style w:type="paragraph" w:customStyle="1" w:styleId="Default">
    <w:name w:val="Default"/>
    <w:qFormat/>
    <w:rsid w:val="002456F9"/>
    <w:pPr>
      <w:autoSpaceDE w:val="0"/>
      <w:autoSpaceDN w:val="0"/>
      <w:adjustRightInd w:val="0"/>
      <w:spacing w:after="0" w:line="240" w:lineRule="auto"/>
    </w:pPr>
    <w:rPr>
      <w:rFonts w:ascii="Arial" w:eastAsiaTheme="minorHAnsi" w:hAnsi="Arial" w:cs="Arial"/>
      <w:color w:val="000000"/>
      <w:sz w:val="24"/>
      <w:szCs w:val="24"/>
      <w:lang w:eastAsia="en-US"/>
    </w:rPr>
  </w:style>
  <w:style w:type="paragraph" w:styleId="SemEspaamento">
    <w:name w:val="No Spacing"/>
    <w:uiPriority w:val="1"/>
    <w:qFormat/>
    <w:rsid w:val="002456F9"/>
    <w:pPr>
      <w:spacing w:after="0" w:line="240" w:lineRule="auto"/>
      <w:jc w:val="both"/>
    </w:pPr>
    <w:rPr>
      <w:rFonts w:ascii="Arial" w:eastAsiaTheme="minorHAnsi" w:hAnsi="Arial" w:cstheme="minorBidi"/>
      <w:sz w:val="24"/>
      <w:szCs w:val="22"/>
      <w:lang w:eastAsia="en-US"/>
    </w:rPr>
  </w:style>
  <w:style w:type="character" w:customStyle="1" w:styleId="TextodecomentrioChar">
    <w:name w:val="Texto de comentário Char"/>
    <w:basedOn w:val="Fontepargpadro"/>
    <w:link w:val="Textodecomentrio"/>
    <w:uiPriority w:val="99"/>
    <w:semiHidden/>
    <w:qFormat/>
    <w:rsid w:val="002456F9"/>
    <w:rPr>
      <w:rFonts w:ascii="Arial" w:hAnsi="Arial"/>
      <w:sz w:val="20"/>
      <w:szCs w:val="20"/>
    </w:rPr>
  </w:style>
  <w:style w:type="character" w:customStyle="1" w:styleId="AssuntodocomentrioChar">
    <w:name w:val="Assunto do comentário Char"/>
    <w:basedOn w:val="TextodecomentrioChar"/>
    <w:link w:val="Assuntodocomentrio"/>
    <w:uiPriority w:val="99"/>
    <w:semiHidden/>
    <w:qFormat/>
    <w:rsid w:val="002456F9"/>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232659">
      <w:bodyDiv w:val="1"/>
      <w:marLeft w:val="0"/>
      <w:marRight w:val="0"/>
      <w:marTop w:val="0"/>
      <w:marBottom w:val="0"/>
      <w:divBdr>
        <w:top w:val="none" w:sz="0" w:space="0" w:color="auto"/>
        <w:left w:val="none" w:sz="0" w:space="0" w:color="auto"/>
        <w:bottom w:val="none" w:sz="0" w:space="0" w:color="auto"/>
        <w:right w:val="none" w:sz="0" w:space="0" w:color="auto"/>
      </w:divBdr>
    </w:div>
    <w:div w:id="282079916">
      <w:bodyDiv w:val="1"/>
      <w:marLeft w:val="0"/>
      <w:marRight w:val="0"/>
      <w:marTop w:val="0"/>
      <w:marBottom w:val="0"/>
      <w:divBdr>
        <w:top w:val="none" w:sz="0" w:space="0" w:color="auto"/>
        <w:left w:val="none" w:sz="0" w:space="0" w:color="auto"/>
        <w:bottom w:val="none" w:sz="0" w:space="0" w:color="auto"/>
        <w:right w:val="none" w:sz="0" w:space="0" w:color="auto"/>
      </w:divBdr>
    </w:div>
    <w:div w:id="726998300">
      <w:bodyDiv w:val="1"/>
      <w:marLeft w:val="0"/>
      <w:marRight w:val="0"/>
      <w:marTop w:val="0"/>
      <w:marBottom w:val="0"/>
      <w:divBdr>
        <w:top w:val="none" w:sz="0" w:space="0" w:color="auto"/>
        <w:left w:val="none" w:sz="0" w:space="0" w:color="auto"/>
        <w:bottom w:val="none" w:sz="0" w:space="0" w:color="auto"/>
        <w:right w:val="none" w:sz="0" w:space="0" w:color="auto"/>
      </w:divBdr>
    </w:div>
    <w:div w:id="930159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hyperlink" Target="https://www.sebrae.com.br/sites/PortalSebrae/ideias/como-montar-uma-funeraria,37b87a51b9105410VgnVCM1000003b74010aRCRD"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image" Target="media/image32.png"/><Relationship Id="rId59"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commentsExtended" Target="commentsExtended.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omments" Target="comments.xml"/><Relationship Id="rId49" Type="http://schemas.openxmlformats.org/officeDocument/2006/relationships/image" Target="media/image35.png"/><Relationship Id="rId57"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83864F-A755-4681-A298-19CFE08D5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60</Pages>
  <Words>4660</Words>
  <Characters>25164</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MAYARA FERNANDA SILVA</dc:creator>
  <cp:lastModifiedBy>FATEC</cp:lastModifiedBy>
  <cp:revision>6</cp:revision>
  <dcterms:created xsi:type="dcterms:W3CDTF">2018-08-07T23:59:00Z</dcterms:created>
  <dcterms:modified xsi:type="dcterms:W3CDTF">2018-08-15T00:42:00Z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