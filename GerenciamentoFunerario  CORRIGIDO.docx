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6F9" w:rsidRPr="00DD25C3" w:rsidRDefault="00DD7C1B" w:rsidP="009878D6">
      <w:pPr>
        <w:pStyle w:val="SemEspaamento"/>
        <w:ind w:left="709" w:firstLine="709"/>
        <w:rPr>
          <w:sz w:val="28"/>
        </w:rPr>
      </w:pPr>
      <w:r w:rsidRPr="00DD25C3">
        <w:rPr>
          <w:sz w:val="28"/>
        </w:rPr>
        <w:t>CENTRO PAULA SOUZA FATEC OURINHOS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CURSO DE ANALISE E DESENVOLVIMENTO DE SISTEMAS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GERENCIAMENTO FUNERÁRIO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Versão 1.0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OURINHOS (SP)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2018</w:t>
      </w:r>
    </w:p>
    <w:p w:rsidR="002456F9" w:rsidRDefault="002456F9">
      <w:pPr>
        <w:jc w:val="center"/>
        <w:rPr>
          <w:rFonts w:cs="Arial"/>
          <w:sz w:val="28"/>
          <w:szCs w:val="28"/>
        </w:rPr>
        <w:sectPr w:rsidR="002456F9"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lastRenderedPageBreak/>
        <w:t>DENILSON PEREZ JÚNIOR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GABRIEL DA SILVA PEREIRA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LUCAS DUARTE DE AQUINO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LUIZ HENRIQUE DIAS TEIXEIRA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GERENCIAMENTO FUNERÁRIO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Versão 1.0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DD7C1B">
      <w:pPr>
        <w:ind w:left="3969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Projeto apresentado a Faculdade de Tecnologia de Ourinhos como requisito parcial para conclusão da disciplina Engenharia de Software I, II, III do Curso de Análise e Desenvolvimento de Sistemas.</w:t>
      </w:r>
    </w:p>
    <w:p w:rsidR="002456F9" w:rsidRDefault="00DD7C1B">
      <w:pPr>
        <w:ind w:left="3969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Professora: </w:t>
      </w:r>
      <w:proofErr w:type="gramStart"/>
      <w:r>
        <w:rPr>
          <w:rFonts w:cs="Arial"/>
          <w:sz w:val="28"/>
          <w:szCs w:val="28"/>
        </w:rPr>
        <w:t xml:space="preserve">Silvia </w:t>
      </w:r>
      <w:r w:rsidR="00147325">
        <w:rPr>
          <w:rFonts w:cs="Arial"/>
          <w:sz w:val="28"/>
          <w:szCs w:val="28"/>
        </w:rPr>
        <w:t>Helena de Oliveira</w:t>
      </w:r>
      <w:ins w:id="0" w:author="Silvia Helena" w:date="2018-06-11T22:24:00Z">
        <w:r w:rsidR="005659E9">
          <w:rPr>
            <w:rFonts w:cs="Arial"/>
            <w:sz w:val="28"/>
            <w:szCs w:val="28"/>
          </w:rPr>
          <w:t xml:space="preserve"> </w:t>
        </w:r>
      </w:ins>
      <w:r>
        <w:rPr>
          <w:rFonts w:cs="Arial"/>
          <w:sz w:val="28"/>
          <w:szCs w:val="28"/>
        </w:rPr>
        <w:t>Santos</w:t>
      </w:r>
      <w:proofErr w:type="gramEnd"/>
      <w:r>
        <w:rPr>
          <w:rFonts w:cs="Arial"/>
          <w:sz w:val="28"/>
          <w:szCs w:val="28"/>
        </w:rPr>
        <w:t>.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000000" w:rsidRDefault="00DF033C">
      <w:pPr>
        <w:rPr>
          <w:del w:id="1" w:author="Silvia Helena" w:date="2018-06-11T22:24:00Z"/>
          <w:rFonts w:cs="Arial"/>
          <w:sz w:val="28"/>
          <w:szCs w:val="28"/>
        </w:rPr>
        <w:pPrChange w:id="2" w:author="FATEC" w:date="2018-08-14T19:48:00Z">
          <w:pPr>
            <w:jc w:val="center"/>
          </w:pPr>
        </w:pPrChange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OURINHOS - SP</w:t>
      </w:r>
    </w:p>
    <w:p w:rsidR="002456F9" w:rsidRDefault="00DD7C1B" w:rsidP="00147325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2018</w:t>
      </w:r>
      <w:r>
        <w:rPr>
          <w:rFonts w:cs="Arial"/>
          <w:sz w:val="28"/>
          <w:szCs w:val="28"/>
        </w:rPr>
        <w:br w:type="page"/>
      </w:r>
    </w:p>
    <w:p w:rsidR="00DD25C3" w:rsidRDefault="00DD7C1B" w:rsidP="00DD25C3">
      <w:pPr>
        <w:pStyle w:val="Ttulo1"/>
      </w:pPr>
      <w:bookmarkStart w:id="3" w:name="_Toc516172803"/>
      <w:r>
        <w:lastRenderedPageBreak/>
        <w:t>GERENCIAMENTO DE CONFIGURAÇÃO</w:t>
      </w:r>
      <w:bookmarkEnd w:id="3"/>
    </w:p>
    <w:tbl>
      <w:tblPr>
        <w:tblW w:w="8192" w:type="dxa"/>
        <w:tblInd w:w="525" w:type="dxa"/>
        <w:tblCellMar>
          <w:left w:w="70" w:type="dxa"/>
          <w:right w:w="70" w:type="dxa"/>
        </w:tblCellMar>
        <w:tblLook w:val="04A0"/>
      </w:tblPr>
      <w:tblGrid>
        <w:gridCol w:w="1660"/>
        <w:gridCol w:w="4122"/>
        <w:gridCol w:w="2410"/>
      </w:tblGrid>
      <w:tr w:rsidR="00DD25C3" w:rsidRPr="00DD25C3" w:rsidTr="00DD25C3">
        <w:trPr>
          <w:trHeight w:val="315"/>
        </w:trPr>
        <w:tc>
          <w:tcPr>
            <w:tcW w:w="16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Data</w:t>
            </w:r>
          </w:p>
        </w:tc>
        <w:tc>
          <w:tcPr>
            <w:tcW w:w="41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Atividades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Responsáveis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15/08/2017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Correções do trabalho anterior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22/08/2017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Desenvolvimento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3</w:t>
            </w:r>
            <w:proofErr w:type="gramEnd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29/08/2017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Desenvolvimento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3</w:t>
            </w:r>
            <w:proofErr w:type="gramEnd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87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04/09/2017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Envio da primeira versão do trabalho para a professora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Lucas Duarte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07/09/2017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Começo da correção do trabalho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12/09/2017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Continuação da Correção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17/09/2017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Continuação da Correção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87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18/09/2017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Envio da segunda versão do trabalho para a professora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Denilson</w:t>
            </w:r>
            <w:proofErr w:type="spellEnd"/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03/10/2017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Começo da segunda correção do trabalho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10/10/2017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Continuação da Correção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17/10/2017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Continuação da Correção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24/10/2017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Criação do Capitulo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 </w:t>
            </w:r>
            <w:proofErr w:type="gramEnd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31/10/2017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Desenvolvimento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4</w:t>
            </w:r>
            <w:proofErr w:type="gramEnd"/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07/11/2017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Criação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  <w:proofErr w:type="gramEnd"/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14/11/2017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Desenvolvimento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  <w:proofErr w:type="gramEnd"/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22/11/2017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Envio da ultima versão do trabalho para Professora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Denilson</w:t>
            </w:r>
            <w:proofErr w:type="spellEnd"/>
          </w:p>
        </w:tc>
      </w:tr>
      <w:tr w:rsidR="00DD25C3" w:rsidRPr="00DD25C3" w:rsidTr="00DD25C3">
        <w:trPr>
          <w:trHeight w:val="48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07/03/2018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Correção Requisitos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Prof</w:t>
            </w:r>
            <w:proofErr w:type="spellEnd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Silvia</w:t>
            </w:r>
          </w:p>
        </w:tc>
      </w:tr>
      <w:tr w:rsidR="00DD25C3" w:rsidRPr="00DD25C3" w:rsidTr="00DD25C3">
        <w:trPr>
          <w:trHeight w:val="48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24/04/2018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Correção Requisitos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Integrantes</w:t>
            </w:r>
          </w:p>
        </w:tc>
      </w:tr>
      <w:tr w:rsidR="00DD25C3" w:rsidRPr="00DD25C3" w:rsidTr="00DD25C3">
        <w:trPr>
          <w:trHeight w:val="57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01/05/2018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Diagrama de Classe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Integrantes</w:t>
            </w:r>
          </w:p>
        </w:tc>
      </w:tr>
      <w:tr w:rsidR="00DD25C3" w:rsidRPr="00DD25C3" w:rsidTr="00DD25C3">
        <w:trPr>
          <w:trHeight w:val="54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15/05/2018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Diagrama de Sequencia 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Integrantes</w:t>
            </w:r>
          </w:p>
        </w:tc>
      </w:tr>
      <w:tr w:rsidR="00DD25C3" w:rsidRPr="00DD25C3" w:rsidTr="00DD25C3">
        <w:trPr>
          <w:trHeight w:val="69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29/05/2018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Modelagem Banco de Dados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325" w:rsidRPr="00DD25C3" w:rsidRDefault="00DD25C3" w:rsidP="00147325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Integrantes</w:t>
            </w:r>
          </w:p>
        </w:tc>
      </w:tr>
    </w:tbl>
    <w:sdt>
      <w:sdtPr>
        <w:id w:val="3395930"/>
        <w:docPartObj>
          <w:docPartGallery w:val="Table of Contents"/>
          <w:docPartUnique/>
        </w:docPartObj>
      </w:sdtPr>
      <w:sdtContent>
        <w:p w:rsidR="002456F9" w:rsidRDefault="00F3647E" w:rsidP="00F3647E">
          <w:pPr>
            <w:tabs>
              <w:tab w:val="left" w:pos="402"/>
              <w:tab w:val="center" w:pos="4535"/>
            </w:tabs>
            <w:jc w:val="center"/>
          </w:pPr>
          <w:r w:rsidRPr="00F3647E">
            <w:rPr>
              <w:sz w:val="28"/>
            </w:rPr>
            <w:t>SUMÁ</w:t>
          </w:r>
          <w:r w:rsidR="00DD7C1B" w:rsidRPr="00F3647E">
            <w:rPr>
              <w:sz w:val="28"/>
            </w:rPr>
            <w:t>RIO</w:t>
          </w:r>
        </w:p>
        <w:p w:rsidR="00DD25C3" w:rsidRDefault="006867C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 w:rsidR="00DD7C1B">
            <w:instrText xml:space="preserve"> TOC \o "1-3" \h \z \u </w:instrText>
          </w:r>
          <w:r>
            <w:fldChar w:fldCharType="separate"/>
          </w:r>
        </w:p>
        <w:p w:rsidR="00DD25C3" w:rsidRDefault="006867CB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4" w:history="1">
            <w:r w:rsidR="00DD25C3" w:rsidRPr="00F033B3">
              <w:rPr>
                <w:rStyle w:val="Hyperlink"/>
                <w:noProof/>
              </w:rPr>
              <w:t>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INTRODUÇÃO AO DOCUMENTO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5" w:history="1">
            <w:r w:rsidR="00DD25C3" w:rsidRPr="00F033B3">
              <w:rPr>
                <w:rStyle w:val="Hyperlink"/>
                <w:rFonts w:cs="Arial"/>
                <w:noProof/>
              </w:rPr>
              <w:t>1.1.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6" w:history="1">
            <w:r w:rsidR="00DD25C3" w:rsidRPr="00F033B3">
              <w:rPr>
                <w:rStyle w:val="Hyperlink"/>
                <w:rFonts w:cs="Arial"/>
                <w:noProof/>
              </w:rPr>
              <w:t>1.2.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OBJETIVO DO PROJETO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7" w:history="1">
            <w:r w:rsidR="00DD25C3" w:rsidRPr="00F033B3">
              <w:rPr>
                <w:rStyle w:val="Hyperlink"/>
                <w:rFonts w:cs="Arial"/>
                <w:noProof/>
              </w:rPr>
              <w:t>1.3.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DELIMITAÇÃO DO PROBLEMA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8" w:history="1">
            <w:r w:rsidR="00DD25C3" w:rsidRPr="00F033B3">
              <w:rPr>
                <w:rStyle w:val="Hyperlink"/>
                <w:rFonts w:cs="Arial"/>
                <w:noProof/>
              </w:rPr>
              <w:t>1.4.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JUSTIFICATIVA DA ESCOLHA DO 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9" w:history="1">
            <w:r w:rsidR="00DD25C3" w:rsidRPr="00F033B3">
              <w:rPr>
                <w:rStyle w:val="Hyperlink"/>
                <w:rFonts w:cs="Arial"/>
                <w:noProof/>
              </w:rPr>
              <w:t>1.5.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MÉTODO DO TRABALHO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0" w:history="1">
            <w:r w:rsidR="00DD25C3" w:rsidRPr="00F033B3">
              <w:rPr>
                <w:rStyle w:val="Hyperlink"/>
                <w:rFonts w:cs="Arial"/>
                <w:noProof/>
              </w:rPr>
              <w:t>1.6.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ORGANIZAÇÃO DO TRABALHO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1" w:history="1">
            <w:r w:rsidR="00DD25C3" w:rsidRPr="00F033B3">
              <w:rPr>
                <w:rStyle w:val="Hyperlink"/>
                <w:rFonts w:cs="Arial"/>
                <w:noProof/>
              </w:rPr>
              <w:t>1.7.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GLOSSÁRIO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2" w:history="1">
            <w:r w:rsidR="00DD25C3" w:rsidRPr="00F033B3">
              <w:rPr>
                <w:rStyle w:val="Hyperlink"/>
                <w:noProof/>
              </w:rPr>
              <w:t>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DESCRIÇÃO GERAL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3" w:history="1">
            <w:r w:rsidR="00DD25C3" w:rsidRPr="00F033B3">
              <w:rPr>
                <w:rStyle w:val="Hyperlink"/>
                <w:rFonts w:cs="Arial"/>
                <w:noProof/>
              </w:rPr>
              <w:t>2.1.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DESCRIÇÃO DO PROBLEMA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4" w:history="1">
            <w:r w:rsidR="00DD25C3" w:rsidRPr="00F033B3">
              <w:rPr>
                <w:rStyle w:val="Hyperlink"/>
                <w:rFonts w:cs="Arial"/>
                <w:noProof/>
              </w:rPr>
              <w:t>2.2.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OBJETIVO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5" w:history="1">
            <w:r w:rsidR="00DD25C3" w:rsidRPr="00F033B3">
              <w:rPr>
                <w:rStyle w:val="Hyperlink"/>
                <w:rFonts w:cs="Arial"/>
                <w:noProof/>
              </w:rPr>
              <w:t>2.3.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PRINCIPAIS ENVOLVIDOS E SUAS CARACTERÍSTICAS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6" w:history="1">
            <w:r w:rsidR="00DD25C3" w:rsidRPr="00F033B3">
              <w:rPr>
                <w:rStyle w:val="Hyperlink"/>
                <w:rFonts w:cs="Arial"/>
                <w:noProof/>
              </w:rPr>
              <w:t>2.3.1.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rFonts w:cs="Arial"/>
                <w:noProof/>
              </w:rPr>
              <w:t>USUÁRIOS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7" w:history="1">
            <w:r w:rsidR="00DD25C3" w:rsidRPr="00F033B3">
              <w:rPr>
                <w:rStyle w:val="Hyperlink"/>
                <w:rFonts w:cs="Arial"/>
                <w:noProof/>
              </w:rPr>
              <w:t>2.3.2.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rFonts w:cs="Arial"/>
                <w:noProof/>
              </w:rPr>
              <w:t>DESENVOLVEDORES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8" w:history="1">
            <w:r w:rsidR="00DD25C3" w:rsidRPr="00F033B3">
              <w:rPr>
                <w:rStyle w:val="Hyperlink"/>
                <w:noProof/>
              </w:rPr>
              <w:t>3.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REQUISITOS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9" w:history="1">
            <w:r w:rsidR="00DD25C3" w:rsidRPr="00F033B3">
              <w:rPr>
                <w:rStyle w:val="Hyperlink"/>
                <w:rFonts w:cs="Arial"/>
                <w:noProof/>
              </w:rPr>
              <w:t>3.1.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REQUISITOS FUNCIONAIS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0" w:history="1">
            <w:r w:rsidR="00DD25C3" w:rsidRPr="00F033B3">
              <w:rPr>
                <w:rStyle w:val="Hyperlink"/>
                <w:rFonts w:cs="Arial"/>
                <w:noProof/>
              </w:rPr>
              <w:t>3.2.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REQUISITOS NÃO FUNCIONAIS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1" w:history="1">
            <w:r w:rsidR="00DD25C3" w:rsidRPr="00F033B3">
              <w:rPr>
                <w:rStyle w:val="Hyperlink"/>
                <w:noProof/>
              </w:rPr>
              <w:t>4.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ESPECIFICAÇÕES DOS REQUISITOS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2" w:history="1">
            <w:r w:rsidR="00DD25C3" w:rsidRPr="00F033B3">
              <w:rPr>
                <w:rStyle w:val="Hyperlink"/>
                <w:noProof/>
              </w:rPr>
              <w:t>4.1.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MODELO DE CASO DE USO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3" w:history="1">
            <w:r w:rsidR="00DD25C3" w:rsidRPr="00F033B3">
              <w:rPr>
                <w:rStyle w:val="Hyperlink"/>
                <w:noProof/>
              </w:rPr>
              <w:t>5.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TELAS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4" w:history="1">
            <w:r w:rsidR="00DD25C3" w:rsidRPr="00F033B3">
              <w:rPr>
                <w:rStyle w:val="Hyperlink"/>
                <w:noProof/>
              </w:rPr>
              <w:t>5.1.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PROTÓTIPOS DAS TELAS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 w:rsidP="00DD25C3">
          <w:pPr>
            <w:pStyle w:val="Sumrio1"/>
            <w:tabs>
              <w:tab w:val="left" w:pos="880"/>
              <w:tab w:val="right" w:leader="dot" w:pos="9061"/>
            </w:tabs>
            <w:ind w:left="48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5" w:history="1">
            <w:r w:rsidR="00DD25C3" w:rsidRPr="00F033B3">
              <w:rPr>
                <w:rStyle w:val="Hyperlink"/>
                <w:noProof/>
              </w:rPr>
              <w:t>5.1.1.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 xml:space="preserve">     </w:t>
            </w:r>
            <w:r w:rsidR="00DD25C3">
              <w:rPr>
                <w:rStyle w:val="Hyperlink"/>
                <w:noProof/>
              </w:rPr>
              <w:t xml:space="preserve">MANTER </w:t>
            </w:r>
            <w:r w:rsidR="00DD25C3" w:rsidRPr="00F033B3">
              <w:rPr>
                <w:rStyle w:val="Hyperlink"/>
                <w:noProof/>
              </w:rPr>
              <w:t>CONTAS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 w:rsidP="00DD25C3">
          <w:pPr>
            <w:pStyle w:val="Sumrio1"/>
            <w:tabs>
              <w:tab w:val="left" w:pos="880"/>
              <w:tab w:val="right" w:leader="dot" w:pos="9061"/>
            </w:tabs>
            <w:ind w:left="48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6" w:history="1">
            <w:r w:rsidR="00DD25C3" w:rsidRPr="00F033B3">
              <w:rPr>
                <w:rStyle w:val="Hyperlink"/>
                <w:noProof/>
              </w:rPr>
              <w:t>5.1.2.</w:t>
            </w:r>
            <w:r w:rsidR="00DD25C3">
              <w:rPr>
                <w:rStyle w:val="Hyperlink"/>
                <w:noProof/>
              </w:rPr>
              <w:t xml:space="preserve">    RECEBER PAGAMENTO DE </w:t>
            </w:r>
            <w:r w:rsidR="00DD25C3" w:rsidRPr="00F033B3">
              <w:rPr>
                <w:rStyle w:val="Hyperlink"/>
                <w:noProof/>
              </w:rPr>
              <w:t>MENSALIDADES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7" w:history="1">
            <w:r w:rsidR="00DD25C3" w:rsidRPr="00F033B3">
              <w:rPr>
                <w:rStyle w:val="Hyperlink"/>
                <w:noProof/>
              </w:rPr>
              <w:t>6.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DIAGRAMAS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 w:rsidP="00DD25C3">
          <w:pPr>
            <w:pStyle w:val="Sumrio1"/>
            <w:tabs>
              <w:tab w:val="left" w:pos="660"/>
              <w:tab w:val="right" w:leader="dot" w:pos="9061"/>
            </w:tabs>
            <w:ind w:left="26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8" w:history="1">
            <w:r w:rsidR="00DD25C3" w:rsidRPr="00F033B3">
              <w:rPr>
                <w:rStyle w:val="Hyperlink"/>
                <w:noProof/>
              </w:rPr>
              <w:t>6.1.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 xml:space="preserve">    </w:t>
            </w:r>
            <w:r w:rsidR="00DD25C3" w:rsidRPr="00F033B3">
              <w:rPr>
                <w:rStyle w:val="Hyperlink"/>
                <w:noProof/>
              </w:rPr>
              <w:t>DIAGR</w:t>
            </w:r>
            <w:r w:rsidR="00DD25C3">
              <w:rPr>
                <w:rStyle w:val="Hyperlink"/>
                <w:noProof/>
              </w:rPr>
              <w:t xml:space="preserve">AMA DE </w:t>
            </w:r>
            <w:r w:rsidR="00DD25C3" w:rsidRPr="00F033B3">
              <w:rPr>
                <w:rStyle w:val="Hyperlink"/>
                <w:noProof/>
              </w:rPr>
              <w:t>SEQUENCIA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 w:rsidP="00DD25C3">
          <w:pPr>
            <w:pStyle w:val="Sumrio1"/>
            <w:tabs>
              <w:tab w:val="left" w:pos="880"/>
              <w:tab w:val="right" w:leader="dot" w:pos="9061"/>
            </w:tabs>
            <w:ind w:left="48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9" w:history="1">
            <w:r w:rsidR="00DD25C3" w:rsidRPr="00F033B3">
              <w:rPr>
                <w:rStyle w:val="Hyperlink"/>
                <w:noProof/>
              </w:rPr>
              <w:t>6.1.1.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 xml:space="preserve">    </w:t>
            </w:r>
            <w:r w:rsidR="00DD25C3">
              <w:rPr>
                <w:rStyle w:val="Hyperlink"/>
                <w:noProof/>
              </w:rPr>
              <w:t xml:space="preserve">MANTER </w:t>
            </w:r>
            <w:r w:rsidR="00DD25C3" w:rsidRPr="00F033B3">
              <w:rPr>
                <w:rStyle w:val="Hyperlink"/>
                <w:noProof/>
              </w:rPr>
              <w:t>CONTAS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867CB" w:rsidP="00DD25C3">
          <w:pPr>
            <w:pStyle w:val="Sumrio1"/>
            <w:tabs>
              <w:tab w:val="left" w:pos="880"/>
              <w:tab w:val="right" w:leader="dot" w:pos="9061"/>
            </w:tabs>
            <w:ind w:left="48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30" w:history="1">
            <w:r w:rsidR="00DD25C3" w:rsidRPr="00F033B3">
              <w:rPr>
                <w:rStyle w:val="Hyperlink"/>
                <w:noProof/>
              </w:rPr>
              <w:t>6.1.2.</w:t>
            </w:r>
            <w:r w:rsidR="00DD25C3">
              <w:rPr>
                <w:rStyle w:val="Hyperlink"/>
                <w:noProof/>
              </w:rPr>
              <w:t xml:space="preserve"> 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 xml:space="preserve">   </w:t>
            </w:r>
            <w:r w:rsidR="00DD25C3">
              <w:rPr>
                <w:rStyle w:val="Hyperlink"/>
                <w:noProof/>
              </w:rPr>
              <w:t xml:space="preserve">RECEBER PAGAMENTOS </w:t>
            </w:r>
            <w:r w:rsidR="00DD25C3" w:rsidRPr="00F033B3">
              <w:rPr>
                <w:rStyle w:val="Hyperlink"/>
                <w:noProof/>
              </w:rPr>
              <w:t>MENSALIDADES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6F9" w:rsidRDefault="006867CB">
          <w:pPr>
            <w:outlineLvl w:val="0"/>
          </w:pPr>
          <w:r>
            <w:fldChar w:fldCharType="end"/>
          </w:r>
        </w:p>
      </w:sdtContent>
    </w:sdt>
    <w:p w:rsidR="002456F9" w:rsidRDefault="002456F9">
      <w:pPr>
        <w:jc w:val="left"/>
        <w:rPr>
          <w:rFonts w:cs="Arial"/>
          <w:sz w:val="28"/>
          <w:szCs w:val="28"/>
        </w:rPr>
      </w:pPr>
    </w:p>
    <w:p w:rsidR="002456F9" w:rsidRDefault="00DD7C1B">
      <w:pPr>
        <w:tabs>
          <w:tab w:val="left" w:pos="1490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ab/>
      </w:r>
    </w:p>
    <w:p w:rsidR="002456F9" w:rsidRDefault="002456F9">
      <w:pPr>
        <w:rPr>
          <w:rFonts w:cs="Arial"/>
          <w:sz w:val="28"/>
          <w:szCs w:val="28"/>
        </w:rPr>
      </w:pPr>
    </w:p>
    <w:p w:rsidR="002456F9" w:rsidRDefault="002456F9">
      <w:pPr>
        <w:rPr>
          <w:rFonts w:cs="Arial"/>
          <w:sz w:val="28"/>
          <w:szCs w:val="28"/>
        </w:rPr>
        <w:sectPr w:rsidR="002456F9">
          <w:headerReference w:type="default" r:id="rId9"/>
          <w:foot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="002456F9" w:rsidRDefault="00DD7C1B">
      <w:pPr>
        <w:pStyle w:val="Ttulo1"/>
        <w:numPr>
          <w:ilvl w:val="0"/>
          <w:numId w:val="1"/>
        </w:numPr>
        <w:jc w:val="both"/>
      </w:pPr>
      <w:bookmarkStart w:id="4" w:name="_Toc516172804"/>
      <w:r>
        <w:lastRenderedPageBreak/>
        <w:t>INTRODUÇÃO AO DOCUMENTO</w:t>
      </w:r>
      <w:bookmarkEnd w:id="4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Este projeto propõe o desenvolvimento de uma solução de gestão funerária, reunindo em um software simples, ferramentas básicas para o controle e gestão de planos assistenciais, recebimento de mensalidades, controle de estoque dos materiais para empréstimo e rápido acesso aos históricos de falecidos, além de acesso a relatórios financeiros. </w:t>
      </w:r>
    </w:p>
    <w:p w:rsidR="002456F9" w:rsidRDefault="00DD7C1B">
      <w:pPr>
        <w:widowControl w:val="0"/>
        <w:tabs>
          <w:tab w:val="left" w:pos="851"/>
        </w:tabs>
        <w:spacing w:after="0" w:line="360" w:lineRule="auto"/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ab/>
        <w:t>A organização é um fator primordial aos negócios que querem prosperar, o que não seria diferente em uma funerária.</w:t>
      </w:r>
    </w:p>
    <w:p w:rsidR="002456F9" w:rsidRDefault="00DD7C1B">
      <w:pPr>
        <w:widowControl w:val="0"/>
        <w:tabs>
          <w:tab w:val="left" w:pos="851"/>
        </w:tabs>
        <w:spacing w:after="0" w:line="360" w:lineRule="auto"/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ab/>
        <w:t>Este projeto é destinado à Funerária Bom Jesus que vêm enfrentando problemas em organizar suas tarefas administrativas que precisam ser verificadas rotineiramente. Assim procura-se facilitar a organização e atuar como um sistema que ajude a eliminar a necessidade de utilizar anotações em papel.</w:t>
      </w:r>
    </w:p>
    <w:p w:rsidR="002456F9" w:rsidRDefault="00DD7C1B">
      <w:pPr>
        <w:widowControl w:val="0"/>
        <w:tabs>
          <w:tab w:val="left" w:pos="851"/>
        </w:tabs>
        <w:spacing w:after="0" w:line="360" w:lineRule="auto"/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ab/>
      </w:r>
      <w:r>
        <w:t>Posteriormente, para conclusão do projeto, poderá ser adotada a linguagem Java, para um melhor controle e manipulação de dados.</w:t>
      </w:r>
    </w:p>
    <w:p w:rsidR="002456F9" w:rsidRDefault="002456F9">
      <w:pPr>
        <w:pStyle w:val="Ttulo2"/>
        <w:rPr>
          <w:rFonts w:eastAsiaTheme="minorHAnsi" w:cs="Arial"/>
          <w:szCs w:val="28"/>
        </w:rPr>
      </w:pPr>
    </w:p>
    <w:p w:rsidR="002456F9" w:rsidRDefault="00DD7C1B">
      <w:pPr>
        <w:pStyle w:val="Ttulo2"/>
        <w:numPr>
          <w:ilvl w:val="1"/>
          <w:numId w:val="2"/>
        </w:numPr>
      </w:pPr>
      <w:bookmarkStart w:id="5" w:name="_Toc516172805"/>
      <w:r>
        <w:t>TEMA</w:t>
      </w:r>
      <w:bookmarkEnd w:id="5"/>
      <w:r>
        <w:t xml:space="preserve"> </w:t>
      </w:r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 tema do projeto é desenvolvimento de um software de gestão funerária, disponibilizando ferramentas básicas para controladoria e gerenciamento de atividades corriqueiras, da </w:t>
      </w:r>
      <w:proofErr w:type="gramStart"/>
      <w:r>
        <w:t>Funerária Bom</w:t>
      </w:r>
      <w:proofErr w:type="gramEnd"/>
      <w:r>
        <w:t xml:space="preserve"> Jesus.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6" w:name="_Toc516172806"/>
      <w:r>
        <w:t>OBJETIVO DO PROJETO</w:t>
      </w:r>
      <w:bookmarkEnd w:id="6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>O objetivo do projeto é proporcionar para a empresa um melhor controle seus clientes, recebimento de mensalidades e estoque de materiais.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7" w:name="_Toc516172807"/>
      <w:r>
        <w:t>DELIMITAÇÃO DO PROBLEMA</w:t>
      </w:r>
      <w:bookmarkEnd w:id="7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tabs>
          <w:tab w:val="left" w:pos="851"/>
        </w:tabs>
        <w:spacing w:after="0" w:line="360" w:lineRule="auto"/>
        <w:ind w:firstLine="709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  <w:t>A Funerária vem enfrentando problemas relativos à organização, o sistema atual da funerária é baseado em MS-DOS e realiza apenas o cadastro de clientes. Sendo tudo feito manualmente apenas pelo teclado sem interface gráfica, dificultando assim o trabalho de tarefas básicas diárias.</w:t>
      </w:r>
    </w:p>
    <w:p w:rsidR="002456F9" w:rsidRDefault="00DD7C1B">
      <w:pPr>
        <w:pStyle w:val="Ttulo2"/>
        <w:numPr>
          <w:ilvl w:val="1"/>
          <w:numId w:val="2"/>
        </w:numPr>
      </w:pPr>
      <w:bookmarkStart w:id="8" w:name="_Toc516172808"/>
      <w:r>
        <w:lastRenderedPageBreak/>
        <w:t>JUSTIFICATIVA DA ESCOLHA DO TEMA</w:t>
      </w:r>
      <w:bookmarkEnd w:id="8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A solução para gestão funerária foi pensada para facilitar o atendimento através de dados e regras previamente estabelecidas, que permitem ao atendente prezar pelo bem-estar do cliente, resultando em um processo mais eficiente e informações consolidadas para controladoria e gerenciamento dos processos de trabalho de uma agência funerária, permitindo análises </w:t>
      </w:r>
      <w:proofErr w:type="gramStart"/>
      <w:r>
        <w:t>gerenciais e tomada de decisão</w:t>
      </w:r>
      <w:proofErr w:type="gramEnd"/>
      <w:r>
        <w:t xml:space="preserve"> com maior a segurança.</w:t>
      </w:r>
    </w:p>
    <w:p w:rsidR="002456F9" w:rsidRDefault="00DD7C1B">
      <w:pPr>
        <w:widowControl w:val="0"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>A definição do tema deste projeto também é justificada a partir do crescimento e emersão constante da sociedade, combinada com as novas tecnologias e recursos gratuitos, bem como fontes de conhecimento distribuídas pela rede de internet. Além de ter uma proposta que visa facilitar ao usuário a gestão de uma empresa funerária.</w:t>
      </w:r>
    </w:p>
    <w:p w:rsidR="002456F9" w:rsidRDefault="00DD7C1B">
      <w:pPr>
        <w:widowControl w:val="0"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Além disso, segundo pesquisa e artigo disponibilizado pelo </w:t>
      </w:r>
      <w:hyperlink r:id="rId12" w:history="1">
        <w:proofErr w:type="spellStart"/>
        <w:proofErr w:type="gramStart"/>
        <w:r>
          <w:rPr>
            <w:rStyle w:val="Hyperlink"/>
            <w:rFonts w:cs="Arial"/>
            <w:color w:val="auto"/>
            <w:szCs w:val="24"/>
          </w:rPr>
          <w:t>Sebrae</w:t>
        </w:r>
        <w:proofErr w:type="spellEnd"/>
        <w:proofErr w:type="gramEnd"/>
        <w:r>
          <w:rPr>
            <w:rStyle w:val="Refdenotaderodap"/>
            <w:rFonts w:cs="Arial"/>
            <w:szCs w:val="24"/>
            <w:u w:val="single"/>
            <w:vertAlign w:val="baseline"/>
          </w:rPr>
          <w:footnoteReference w:id="1"/>
        </w:r>
        <w:r>
          <w:rPr>
            <w:rStyle w:val="Hyperlink"/>
            <w:rFonts w:cs="Arial"/>
            <w:color w:val="auto"/>
            <w:szCs w:val="24"/>
          </w:rPr>
          <w:t>,</w:t>
        </w:r>
      </w:hyperlink>
      <w:r>
        <w:rPr>
          <w:rFonts w:cs="Arial"/>
          <w:szCs w:val="24"/>
        </w:rPr>
        <w:t xml:space="preserve"> as funerárias hoje devem trabalhar com o conceito de que o funeral é o último grande evento social de uma pessoa e que, assim, merece ser grandioso. Por essa razão, é um mercado concorrido como outro qualquer e é sempre preciso inovar.</w:t>
      </w:r>
    </w:p>
    <w:p w:rsidR="002456F9" w:rsidRDefault="00DD7C1B">
      <w:pPr>
        <w:widowControl w:val="0"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>Diante desse cenário, o mercado de funerária apresenta-se como economicamente viável, pelo menos para os que já operam nesse setor. Por isso mesmo o empreendedor que tender a ingressar nesse mercado deve ter em mente o alto nível de concorrência que terá em seu empreendimento. Sendo assim, um sistema que opere de modo a facilitar os processos funerários é mais do que uma ajuda na gestão, é uma necessidade frente à concorrência e oferta por um serviço mais ágil e eficiente.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9" w:name="_Toc516172809"/>
      <w:r>
        <w:t>MÉTODO DO TRABALHO</w:t>
      </w:r>
      <w:bookmarkEnd w:id="9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  <w:rPr>
          <w:rFonts w:eastAsia="Arial" w:cs="Arial"/>
        </w:rPr>
      </w:pPr>
      <w:r>
        <w:rPr>
          <w:rFonts w:eastAsia="Arial" w:cs="Arial"/>
        </w:rPr>
        <w:t xml:space="preserve">O método que será utilizado é o modelo conhecido como cascata, que consiste em um modelo de desenvolvimento de software sequencial no qual o desenvolvimento é visto como um fluir constante para frente (como uma cascata) através das fases de análise de requisitos, projeto, </w:t>
      </w:r>
      <w:proofErr w:type="gramStart"/>
      <w:r>
        <w:rPr>
          <w:rFonts w:eastAsia="Arial" w:cs="Arial"/>
        </w:rPr>
        <w:t>implementação</w:t>
      </w:r>
      <w:proofErr w:type="gramEnd"/>
      <w:r>
        <w:rPr>
          <w:rFonts w:eastAsia="Arial" w:cs="Arial"/>
        </w:rPr>
        <w:t>, testes (validação), integração, e manutenção de software.</w:t>
      </w:r>
    </w:p>
    <w:p w:rsidR="002456F9" w:rsidRDefault="00DD7C1B">
      <w:pPr>
        <w:widowControl w:val="0"/>
        <w:spacing w:after="0" w:line="360" w:lineRule="auto"/>
        <w:ind w:firstLine="709"/>
      </w:pPr>
      <w:r>
        <w:lastRenderedPageBreak/>
        <w:t xml:space="preserve">No modelo em cascata original de </w:t>
      </w:r>
      <w:proofErr w:type="spellStart"/>
      <w:r>
        <w:t>Royce</w:t>
      </w:r>
      <w:proofErr w:type="spellEnd"/>
      <w:r>
        <w:t>, as seguintes fases são seguidas em perfeita ordem: Requerimento, Projeto, Construção (</w:t>
      </w:r>
      <w:proofErr w:type="gramStart"/>
      <w:r>
        <w:t>implementação</w:t>
      </w:r>
      <w:proofErr w:type="gramEnd"/>
      <w:r>
        <w:t xml:space="preserve"> ou codificação), Integração, Teste e depuração, Instalação, Manutenção de software.</w:t>
      </w: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 sistema deverá ser desenvolvido na linguagem de programação Java, com a utilização da ferramenta </w:t>
      </w:r>
      <w:proofErr w:type="spellStart"/>
      <w:proofErr w:type="gramStart"/>
      <w:r>
        <w:t>NetBeans</w:t>
      </w:r>
      <w:proofErr w:type="spellEnd"/>
      <w:proofErr w:type="gramEnd"/>
      <w:r>
        <w:t>. A modelagem utilizada será a orientada a objetos, com base na UML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), e o banco de dados será feito com auxílio do SGBD (Sistema Gerenciador de Banco de Dados) </w:t>
      </w:r>
      <w:proofErr w:type="spellStart"/>
      <w:proofErr w:type="gramStart"/>
      <w:r>
        <w:t>MySQL</w:t>
      </w:r>
      <w:proofErr w:type="spellEnd"/>
      <w:proofErr w:type="gramEnd"/>
      <w:r>
        <w:t>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10" w:name="_Toc516172810"/>
      <w:r>
        <w:t>ORGANIZAÇÃO DO TRABALHO</w:t>
      </w:r>
      <w:bookmarkEnd w:id="10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 primeiro capítulo refere-se à introdução, enfatizando a contextualização, resumo do projeto, os objetivos, a justificativa do trabalho, explicando quais os motivos que levaram a elaboração do mesmo e as características do projeto. </w:t>
      </w:r>
    </w:p>
    <w:p w:rsidR="002456F9" w:rsidRDefault="00DD7C1B">
      <w:pPr>
        <w:widowControl w:val="0"/>
        <w:spacing w:after="0" w:line="360" w:lineRule="auto"/>
        <w:ind w:firstLine="709"/>
      </w:pPr>
      <w:r>
        <w:t>O segundo capítulo refere-se à descrição geral do sistema, trata da elaboração do script do projeto com as suas especificações em relação aos recursos que serão disponibilizados pelo mesmo.</w:t>
      </w:r>
    </w:p>
    <w:p w:rsidR="002456F9" w:rsidRDefault="00DD7C1B">
      <w:pPr>
        <w:widowControl w:val="0"/>
        <w:spacing w:after="0" w:line="360" w:lineRule="auto"/>
        <w:ind w:firstLine="709"/>
      </w:pPr>
      <w:r>
        <w:t>O terceiro capítulo aborda os requisitos do sistema, funcionais e não funcionais. Por fim, o último capítulo, apresenta a descrição lógica do sistema representado em diagramas e ilustração da interface do software.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11" w:name="_Toc516172811"/>
      <w:r>
        <w:t>GLOSSÁRIO</w:t>
      </w:r>
      <w:bookmarkEnd w:id="11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t>Enterro: Colocar embaixo da terra. Colocar o corpo da pessoa falecida na cova e cobrir com terra.</w:t>
      </w: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t>Funeral: Cerimônia religiosa ou não, tradicionalmente adotada para a despedida de uma pessoa logo após sua morte. Terminado o funeral, o caixão como o corpo é enterrado ou cremado.</w:t>
      </w: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t>Óbito: Falecimento ou morte de pessoa; passamento.</w:t>
      </w: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t xml:space="preserve">Urna funerária: Caixa ou </w:t>
      </w:r>
      <w:proofErr w:type="gramStart"/>
      <w:r>
        <w:rPr>
          <w:rFonts w:cs="Arial"/>
          <w:szCs w:val="28"/>
        </w:rPr>
        <w:t>recipiente resistente e impermeável, provido</w:t>
      </w:r>
      <w:proofErr w:type="gramEnd"/>
      <w:r>
        <w:rPr>
          <w:rFonts w:cs="Arial"/>
          <w:szCs w:val="28"/>
        </w:rPr>
        <w:t xml:space="preserve"> em seu interior de material absorvente, usada para acondicionamento e transporte de restos mortais humanos.</w:t>
      </w:r>
    </w:p>
    <w:p w:rsidR="002456F9" w:rsidRDefault="00DD7C1B">
      <w:pPr>
        <w:pStyle w:val="Ttulo1"/>
        <w:numPr>
          <w:ilvl w:val="0"/>
          <w:numId w:val="2"/>
        </w:numPr>
        <w:jc w:val="both"/>
      </w:pPr>
      <w:bookmarkStart w:id="12" w:name="_Toc516172812"/>
      <w:r>
        <w:lastRenderedPageBreak/>
        <w:t>DESCRIÇÃO GERAL DO SISTEMA</w:t>
      </w:r>
      <w:bookmarkEnd w:id="12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Neste capitulo estão abordados a fundamentação teórica necessária para o desenvolvimento deste projeto, além de componentes que serão utilizados e que precisam de um maior conhecimento acerca de sua composição e aprofundamento. 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>O software de gestão será responsável pelo gerenciamento de contas, controle de pagamentos a fornecedores, controle de estoque de urnas e materiais, controle financeiro, cadastramento de planos, clientes, dependentes, funcionários, e outros serviços que o sistema oferece, como citado no capítulo 1 do presente documento.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13" w:name="_Toc516172813"/>
      <w:r>
        <w:t>DESCRIÇÃO DO PROBLEMA</w:t>
      </w:r>
      <w:bookmarkEnd w:id="13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>O projeto presente propõe melhorias no atendimento e na gestão das atividades de uma agência funerária, automatizando os processos, sendo que suas melhorias estão descritas no capítulo 1.4 deste documento.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14" w:name="_Toc516172814"/>
      <w:r>
        <w:t>OBJETIVO DO SISTEMA</w:t>
      </w:r>
      <w:bookmarkEnd w:id="14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pStyle w:val="PargrafodaLista"/>
        <w:widowControl w:val="0"/>
        <w:spacing w:line="360" w:lineRule="auto"/>
        <w:ind w:left="360" w:firstLine="709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 objetivo do sistema é apresentar um software que visa controlar as principais funções de uma funerária como: gerenciamento de contratos, controle de estoque de materiais e pagamentos de mensalidades, permitindo um fácil entendimento pelo usuário do sistema.</w:t>
      </w:r>
    </w:p>
    <w:p w:rsidR="002456F9" w:rsidRDefault="002456F9">
      <w:pPr>
        <w:pStyle w:val="PargrafodaLista"/>
        <w:widowControl w:val="0"/>
        <w:spacing w:line="360" w:lineRule="auto"/>
        <w:ind w:left="360" w:firstLine="709"/>
        <w:contextualSpacing w:val="0"/>
        <w:rPr>
          <w:rFonts w:eastAsia="Times New Roman" w:cs="Times New Roman"/>
          <w:szCs w:val="24"/>
        </w:rPr>
      </w:pPr>
    </w:p>
    <w:p w:rsidR="002456F9" w:rsidRDefault="00DD7C1B">
      <w:pPr>
        <w:pStyle w:val="Ttulo2"/>
        <w:numPr>
          <w:ilvl w:val="1"/>
          <w:numId w:val="2"/>
        </w:numPr>
      </w:pPr>
      <w:bookmarkStart w:id="15" w:name="_Toc516172815"/>
      <w:r>
        <w:t>PRINCIPAIS ENVOLVIDOS E SUAS CARACTERÍSTICAS</w:t>
      </w:r>
      <w:bookmarkEnd w:id="15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Os principais envolvidos são: Administrador, Funcionários e o Software. Suas respectivas características são: o usuário escolhe uma função apresentada pelo sistema (cadastrar, consultar, </w:t>
      </w:r>
      <w:proofErr w:type="gramStart"/>
      <w:r>
        <w:t>alterar,</w:t>
      </w:r>
      <w:proofErr w:type="gramEnd"/>
      <w:r>
        <w:t>excluir, etc.) e faz a operação desejada de seu trabalho no sistema.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3"/>
        <w:numPr>
          <w:ilvl w:val="2"/>
          <w:numId w:val="2"/>
        </w:numPr>
        <w:rPr>
          <w:rFonts w:cs="Arial"/>
        </w:rPr>
      </w:pPr>
      <w:bookmarkStart w:id="16" w:name="_Toc516172816"/>
      <w:r>
        <w:rPr>
          <w:rFonts w:cs="Arial"/>
        </w:rPr>
        <w:t>USUÁRIOS DO SISTEMA</w:t>
      </w:r>
      <w:bookmarkEnd w:id="16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Os usuários desse sistema são proprietário e funcionários da agência </w:t>
      </w:r>
      <w:proofErr w:type="gramStart"/>
      <w:r>
        <w:t>funerária Bom</w:t>
      </w:r>
      <w:proofErr w:type="gramEnd"/>
      <w:r>
        <w:t xml:space="preserve"> Jesus, que terão acesso para controle e gestão do ambiente profissional.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3"/>
        <w:numPr>
          <w:ilvl w:val="2"/>
          <w:numId w:val="2"/>
        </w:numPr>
        <w:rPr>
          <w:rFonts w:cs="Arial"/>
        </w:rPr>
      </w:pPr>
      <w:bookmarkStart w:id="17" w:name="_Toc516172817"/>
      <w:r>
        <w:rPr>
          <w:rFonts w:cs="Arial"/>
        </w:rPr>
        <w:t>DESENVOLVEDORES DO SISTEMA</w:t>
      </w:r>
      <w:bookmarkEnd w:id="17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Alunos da Fatec Ourinhos do curso de Análise e Desenvolvimento de Sistemas, período noturno: </w:t>
      </w:r>
      <w:proofErr w:type="spellStart"/>
      <w:r>
        <w:rPr>
          <w:rFonts w:cs="Arial"/>
          <w:shd w:val="clear" w:color="auto" w:fill="FFFFFF"/>
        </w:rPr>
        <w:t>Denilson</w:t>
      </w:r>
      <w:proofErr w:type="spellEnd"/>
      <w:r>
        <w:rPr>
          <w:rFonts w:cs="Arial"/>
          <w:shd w:val="clear" w:color="auto" w:fill="FFFFFF"/>
        </w:rPr>
        <w:t xml:space="preserve"> Perez Junior (0210481623013), </w:t>
      </w:r>
      <w:r>
        <w:t>Gabriel da Silva Pereira (0210481623032); Lucas Duarte de Aquino (</w:t>
      </w:r>
      <w:r>
        <w:rPr>
          <w:rFonts w:cs="Arial"/>
          <w:shd w:val="clear" w:color="auto" w:fill="FFFFFF"/>
        </w:rPr>
        <w:t>021048172304); Luiz Henrique Dias Teixeira (0210481613041), além do auxílio da professora da disciplina e o próprio cliente.</w:t>
      </w: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:rsidR="002456F9" w:rsidRDefault="00DD7C1B">
      <w:pPr>
        <w:pStyle w:val="Ttulo1"/>
        <w:numPr>
          <w:ilvl w:val="0"/>
          <w:numId w:val="2"/>
        </w:numPr>
        <w:jc w:val="both"/>
      </w:pPr>
      <w:bookmarkStart w:id="18" w:name="_Toc516172818"/>
      <w:r>
        <w:lastRenderedPageBreak/>
        <w:t>REQUISITOS DO SISTEMA</w:t>
      </w:r>
      <w:bookmarkEnd w:id="18"/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  <w:szCs w:val="28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  <w:szCs w:val="24"/>
        </w:rPr>
      </w:pPr>
      <w:r>
        <w:rPr>
          <w:b w:val="0"/>
          <w:caps w:val="0"/>
          <w:szCs w:val="24"/>
        </w:rPr>
        <w:t>Este capítulo tem como objetivo descrever os requisitos de sistemas.</w:t>
      </w:r>
    </w:p>
    <w:p w:rsidR="002456F9" w:rsidRDefault="002456F9">
      <w:pPr>
        <w:pStyle w:val="Ttulo2"/>
        <w:rPr>
          <w:rFonts w:eastAsia="Times New Roman" w:cs="Times New Roman"/>
          <w:bCs/>
          <w:szCs w:val="24"/>
        </w:rPr>
      </w:pPr>
    </w:p>
    <w:p w:rsidR="002456F9" w:rsidRDefault="00DD7C1B">
      <w:pPr>
        <w:pStyle w:val="Ttulo2"/>
        <w:numPr>
          <w:ilvl w:val="1"/>
          <w:numId w:val="2"/>
        </w:numPr>
      </w:pPr>
      <w:bookmarkStart w:id="19" w:name="_Toc516172819"/>
      <w:r>
        <w:t>REQUISITOS FUNCIONAIS</w:t>
      </w:r>
      <w:bookmarkEnd w:id="19"/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Os requisitos funcionais descrevem a funcionalidade ou os serviços que se espera que o sistema realize em benefício dos usuários (PAULA FILHO, 2000). Os requisitos funcionais são declarações de funções que o sistema deve fornecer como o sistema deve reagir a entradas específicas e como deve se comportar em determinadas situações. Em alguns casos os requisitos funcionais podem também explicitamente declarar o que o sistema não deve fazer. (SOMMERVILLE, 2003).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OBSERVAÇÃO:</w:t>
      </w:r>
    </w:p>
    <w:p w:rsidR="002456F9" w:rsidRDefault="00DD7C1B">
      <w:pPr>
        <w:pStyle w:val="EstiloNormalGrandeesquerda"/>
        <w:keepNext w:val="0"/>
        <w:widowControl w:val="0"/>
        <w:numPr>
          <w:ilvl w:val="0"/>
          <w:numId w:val="3"/>
        </w:numPr>
        <w:ind w:left="0" w:firstLine="709"/>
        <w:jc w:val="both"/>
        <w:rPr>
          <w:b w:val="0"/>
          <w:caps w:val="0"/>
        </w:rPr>
      </w:pPr>
      <w:r>
        <w:rPr>
          <w:b w:val="0"/>
          <w:caps w:val="0"/>
        </w:rPr>
        <w:t>Os campos marcados com * são de preenchimento obrigatório.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 xml:space="preserve">rf01: </w:t>
      </w:r>
      <w:r>
        <w:rPr>
          <w:b w:val="0"/>
          <w:caps w:val="0"/>
        </w:rPr>
        <w:t>EFETUAR LOGIN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exigir 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de acesso para o usuário entrar no sistema.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os seguintes dados para </w:t>
      </w:r>
      <w:proofErr w:type="spellStart"/>
      <w:r>
        <w:rPr>
          <w:b w:val="0"/>
          <w:caps w:val="0"/>
        </w:rPr>
        <w:t>logar</w:t>
      </w:r>
      <w:proofErr w:type="spellEnd"/>
      <w:r>
        <w:rPr>
          <w:b w:val="0"/>
          <w:caps w:val="0"/>
        </w:rPr>
        <w:t xml:space="preserve"> no sistema: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>* (pré-cadastrado) e senha* (pré-cadastrado).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não permitirá o acesso caso 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e/ou senha estejam incorretos, o sistema deverá exibir uma mensagem alertando o usuário.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>O conteúdo do campo “senha” deverá ser oculto por asteriscos.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permitirá apenas as funções disponíveis para o tipo de usuário </w:t>
      </w:r>
      <w:proofErr w:type="spellStart"/>
      <w:r>
        <w:rPr>
          <w:b w:val="0"/>
          <w:caps w:val="0"/>
        </w:rPr>
        <w:t>logado</w:t>
      </w:r>
      <w:proofErr w:type="spellEnd"/>
      <w:r>
        <w:rPr>
          <w:b w:val="0"/>
          <w:caps w:val="0"/>
        </w:rPr>
        <w:t>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registrar em </w:t>
      </w:r>
      <w:proofErr w:type="spellStart"/>
      <w:r>
        <w:rPr>
          <w:b w:val="0"/>
          <w:caps w:val="0"/>
        </w:rPr>
        <w:t>log</w:t>
      </w:r>
      <w:proofErr w:type="spellEnd"/>
      <w:r>
        <w:rPr>
          <w:b w:val="0"/>
          <w:caps w:val="0"/>
        </w:rPr>
        <w:t xml:space="preserve"> a data e hora de entrada do usuário no sistema. 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Default"/>
        <w:widowControl w:val="0"/>
        <w:tabs>
          <w:tab w:val="left" w:pos="2025"/>
        </w:tabs>
        <w:spacing w:line="360" w:lineRule="auto"/>
        <w:ind w:left="113"/>
        <w:jc w:val="both"/>
        <w:rPr>
          <w:bCs/>
        </w:rPr>
      </w:pPr>
      <w:r>
        <w:rPr>
          <w:bCs/>
        </w:rPr>
        <w:t>RF02: MANTER FUNERÁRIA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  <w:rPr>
          <w:bCs/>
        </w:rPr>
      </w:pPr>
      <w:r>
        <w:t xml:space="preserve">O sistema deve permitir incluir, consultar, alterar e excluir as informações referentes à funerária. </w:t>
      </w:r>
    </w:p>
    <w:p w:rsidR="002456F9" w:rsidRDefault="00DD7C1B">
      <w:pPr>
        <w:pStyle w:val="Default"/>
        <w:widowControl w:val="0"/>
        <w:numPr>
          <w:ilvl w:val="2"/>
          <w:numId w:val="4"/>
        </w:numPr>
        <w:spacing w:line="360" w:lineRule="auto"/>
        <w:jc w:val="both"/>
        <w:rPr>
          <w:bCs/>
        </w:rPr>
      </w:pPr>
      <w:r>
        <w:t>O sistema permitirá apenas que o administrador do sistema efetue as operações de inclusão, alteração, e exclusão de funerárias.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</w:pPr>
      <w:r>
        <w:lastRenderedPageBreak/>
        <w:t>O sistema deverá receber os seguintes dados para efetuar a inclusão da funerária: CNPJ*, funerária*, razão social*, endereço, bairro, cidade, estado, CEP, e-mail</w:t>
      </w:r>
      <w:r w:rsidR="0004199C">
        <w:t>, telefone</w:t>
      </w:r>
      <w:r>
        <w:t xml:space="preserve">, inscrição estadual* e raio de atuação (km). 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</w:pPr>
      <w:r>
        <w:t>O sistema deverá exibir todos os dados da funerária quando solicitado.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</w:pPr>
      <w:r>
        <w:t>O sistema deverá permitir a alteração de todos os dados da funerária quando consultada.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</w:pPr>
      <w:r>
        <w:t>O sistema deverá permitir a exclusão de todos os dados da funerária quando consultada.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</w:rPr>
      </w:pPr>
      <w:r>
        <w:rPr>
          <w:b w:val="0"/>
        </w:rPr>
        <w:t xml:space="preserve">rf03: </w:t>
      </w:r>
      <w:r>
        <w:rPr>
          <w:b w:val="0"/>
          <w:caps w:val="0"/>
        </w:rPr>
        <w:t>MANTER</w:t>
      </w:r>
      <w:r>
        <w:rPr>
          <w:b w:val="0"/>
        </w:rPr>
        <w:t xml:space="preserve"> Funcionários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funcionários da funerária.</w:t>
      </w:r>
      <w:r>
        <w:rPr>
          <w:b w:val="0"/>
          <w:caps w:val="0"/>
        </w:rPr>
        <w:br/>
        <w:t>3.1.1. O sistema permitirá apenas que o administrador do sistema efetue as operações de inclusão, alteração, consulta e exclusão de funcionários.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funcionários: CPF*, RG*, nome*, endereço, bairro, CEP, cidade, estado, telefone*, sexo, estado civil e cargo*.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CPF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funcionário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algum dos seguintes dados para efetuar a </w:t>
      </w:r>
      <w:proofErr w:type="gramStart"/>
      <w:r>
        <w:rPr>
          <w:b w:val="0"/>
          <w:caps w:val="0"/>
        </w:rPr>
        <w:t>alteração</w:t>
      </w:r>
      <w:proofErr w:type="gramEnd"/>
      <w:r>
        <w:rPr>
          <w:b w:val="0"/>
          <w:caps w:val="0"/>
        </w:rPr>
        <w:t>: CPF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CPF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funcionário selecionado deverão ser excluídos.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Caso o funcionário a ser excluído possua um usuário de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>, o sistema deverá excluí-lo também.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lastRenderedPageBreak/>
        <w:t xml:space="preserve">rf04: </w:t>
      </w:r>
      <w:r>
        <w:rPr>
          <w:b w:val="0"/>
          <w:caps w:val="0"/>
        </w:rPr>
        <w:t>MANTER</w:t>
      </w:r>
      <w:r>
        <w:rPr>
          <w:b w:val="0"/>
        </w:rPr>
        <w:t xml:space="preserve"> logins</w:t>
      </w: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</w:rPr>
        <w:t xml:space="preserve">4.1. O sistema deve permitir incluir, consultar, alterar e excluir </w:t>
      </w:r>
      <w:proofErr w:type="spellStart"/>
      <w:r>
        <w:rPr>
          <w:b w:val="0"/>
          <w:caps w:val="0"/>
        </w:rPr>
        <w:t>logins</w:t>
      </w:r>
      <w:proofErr w:type="spellEnd"/>
      <w:r>
        <w:rPr>
          <w:b w:val="0"/>
          <w:caps w:val="0"/>
        </w:rPr>
        <w:t xml:space="preserve"> de acessos.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permitirá apenas que o administrador do sistema efetue as operações de inclusão, alteração, consulta e exclusão de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>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os seguintes dados para efetuar a inclusão do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: funcionário* (pré-cadastrado),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>*, senha*, confirmação de senha*, tipo de usuário (administrador, funcionário).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não permitirá a inclusão de mais de um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por funcionário, caso já tenha um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vinculado, o sistema deverá exibir uma mensagem alertando o usuário.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>O conteúdo dos campos “senha” e “confirmação de senha” deverão ser ocultos por asteriscos.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não permitirá a inclusão caso o que for digitado no campo “senha” não seja o mesmo que o campo “confirmação de senha”, o sistema deverá exibir uma mensagem alertando o usuário.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algum dos seguintes dados para efetuar a consulta: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exibir todos os dados do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pesquisado com exceção da senha.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algum dos seguintes dados para efetuar a alteração: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permitir apenas a alteração dos campos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e senha.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>O conteúdo dos campos “senha” e “confirmação de senha” deverão ser ocultos por asteriscos.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não permitirá a alteração caso o que for digitado no campo “senha” não seja o mesmo que o campo “confirmação de senha”, o sistema deverá exibir uma mensagem alertando o usuário.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algum dos seguintes dados para efetuar a exclusão: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Todos os dados do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selecionado deverão ser excluídos.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RF05: MANTER FORNECEDORES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fornecedores.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fornecedores: CNPJ*, fornecedor*, razão social*, endereço, bairro, CEP, cidade, estado, inscrição estadual*.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CNPJ ou razão social ou tipo de serviço/produto.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fornecedor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CNPJ, razão social ou tipo de serviço/produto.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fornecedor.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CNPJ, razão social ou tipo de serviço/produto.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fornecedor selecionado deverão ser excluídos.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</w:rPr>
      </w:pPr>
      <w:r>
        <w:rPr>
          <w:b w:val="0"/>
        </w:rPr>
        <w:t xml:space="preserve">rf06: </w:t>
      </w:r>
      <w:r>
        <w:rPr>
          <w:b w:val="0"/>
          <w:caps w:val="0"/>
        </w:rPr>
        <w:t xml:space="preserve">MANTER </w:t>
      </w:r>
      <w:r>
        <w:rPr>
          <w:b w:val="0"/>
        </w:rPr>
        <w:t>materiais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materiais.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materiais: código*, material*, tipo do material*, quantidade mínima*, modelo e tamanho.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código do material deverá ser gerado sequencialmente pelo sistema.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código ou nome ou tipo de material.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material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código, nome ou tipo de material.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material selecionado com exceção do “código do material”.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código, nome ou tipo de material.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material selecionado deverão ser excluídos somente se não exista nenhum empréstimo vinculado ao material.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 xml:space="preserve">RF07: MANTER PLANOS FUNERÁRIOS 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planos funerários disponibilizados pela funerária.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planos funerários: código*, plano*, carência* (campo numérico que definira quantidade de meses), número máximo de dependentes* e valor da mensalidade*.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código do plano deverá ser gerado sequencialmente.    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código ou nome do plano.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plano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código ou nome do plano.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plano selecionado com exceção do “código do plano”.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código ou nome do plano.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plano selecionado deverão ser excluídos somente se não exista nenhuma conta vinculada ao plano.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</w:rPr>
      </w:pPr>
      <w:r>
        <w:rPr>
          <w:b w:val="0"/>
        </w:rPr>
        <w:t>Rf08: manter contas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contas e emitir contrato.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inclusão: número da conta*, CPF do titular*, RG do titular*, nome do titular*, endereço*, bairro*, CEP*, cidade, estado, telefone*, sexo, data de nascimento, estado civil, plano* (pré-cadastrado), dia de vencimento, valor da mensalidade*, carência*, situação da conta* (ativa/em débito/inativa) e data de inclusão.</w:t>
      </w:r>
    </w:p>
    <w:p w:rsidR="002456F9" w:rsidRDefault="00DD7C1B">
      <w:pPr>
        <w:pStyle w:val="EstiloNormalGrandeesquerda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O número da conta deverá ser gerado sequencialmente.</w:t>
      </w:r>
    </w:p>
    <w:p w:rsidR="002456F9" w:rsidRDefault="00DD7C1B">
      <w:pPr>
        <w:pStyle w:val="EstiloNormalGrandeesquerda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valor da mensalidade deve estar vinculado ao cadastro do plano escolhido. Caso o valor do plano seja alterado, o valor da conta será alterado conforme a alteração do valor do plano.</w:t>
      </w:r>
    </w:p>
    <w:p w:rsidR="002456F9" w:rsidRDefault="00DD7C1B">
      <w:pPr>
        <w:pStyle w:val="EstiloNormalGrandeesquerda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valor da carência deve ser incluído o mesmo do plano no ato da inclusão, não podendo ser alterada caso a carência do plano seja alterado.</w:t>
      </w:r>
    </w:p>
    <w:p w:rsidR="002456F9" w:rsidRDefault="00DD7C1B">
      <w:pPr>
        <w:pStyle w:val="EstiloNormalGrandeesquerda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campo de “situação da conta” será padronizado para ser iniciado como “ativa”.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permitirá a inclusão de dependentes, a quantidade de dependentes deve ser incluída a mesma do plano no ato da inclusão, podendo ser alterada caso a quantidade do plano seja alterado.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dependentes: CPF*, RG*, dependente*, data de nascimento* e parentesco*.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gerar uma nova mensalidade conforme o dia escolhido pelo titular da conta.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numero da conta ou nome do titular.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da conta selecionada com exceção do número da conta, valor da mensalidade, carência, situação da conta e data de inclusão.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emitir um contrato da conta ao término de uma inclusão ou alteração.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contrato deverá conter todas as informações da funerária e da conta criada, junto das seguintes cláusulas e regulamentos:</w:t>
      </w:r>
    </w:p>
    <w:p w:rsidR="002456F9" w:rsidRDefault="002456F9">
      <w:pPr>
        <w:pStyle w:val="EstiloNormalGrandeesquerda"/>
        <w:keepNext w:val="0"/>
        <w:widowControl w:val="0"/>
        <w:ind w:left="568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142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inline distT="0" distB="0" distL="0" distR="0">
            <wp:extent cx="5630545" cy="8891905"/>
            <wp:effectExtent l="19050" t="0" r="8255" b="0"/>
            <wp:docPr id="54" name="Imagem 53" descr="Plano Familiar Bom Jesus - Contrat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3" descr="Plano Familiar Bom Jesus - Contrato-1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DD7C1B">
      <w:pPr>
        <w:pStyle w:val="EstiloNormalGrandeesquerda"/>
        <w:keepNext w:val="0"/>
        <w:widowControl w:val="0"/>
        <w:ind w:left="-284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inline distT="0" distB="0" distL="0" distR="0">
            <wp:extent cx="5760085" cy="8710930"/>
            <wp:effectExtent l="19050" t="0" r="0" b="0"/>
            <wp:docPr id="55" name="Imagem 54" descr="Plano Familiar Bom Jesus - Contrat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4" descr="Plano Familiar Bom Jesus - Contrato-2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DD7C1B">
      <w:pPr>
        <w:pStyle w:val="EstiloNormalGrandeesquerda"/>
        <w:keepNext w:val="0"/>
        <w:widowControl w:val="0"/>
        <w:ind w:left="-284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inline distT="0" distB="0" distL="0" distR="0">
            <wp:extent cx="5760085" cy="7007860"/>
            <wp:effectExtent l="19050" t="0" r="0" b="0"/>
            <wp:docPr id="56" name="Imagem 55" descr="Plano Familiar Bom Jesus - Contrat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5" descr="Plano Familiar Bom Jesus - Contrato-3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A data de emissão deverá ser preenchida automaticamente com a data atual do </w:t>
      </w:r>
      <w:proofErr w:type="spellStart"/>
      <w:r>
        <w:rPr>
          <w:b w:val="0"/>
          <w:caps w:val="0"/>
        </w:rPr>
        <w:t>S.O.</w:t>
      </w:r>
      <w:proofErr w:type="spellEnd"/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numero da conta ou nome do titular.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da conta pesquisada.</w:t>
      </w:r>
    </w:p>
    <w:p w:rsidR="002456F9" w:rsidRDefault="002456F9">
      <w:pPr>
        <w:pStyle w:val="EstiloNormalGrandeesquerda"/>
        <w:keepNext w:val="0"/>
        <w:widowControl w:val="0"/>
        <w:ind w:left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568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</w:rPr>
      </w:pPr>
      <w:r>
        <w:rPr>
          <w:b w:val="0"/>
        </w:rPr>
        <w:lastRenderedPageBreak/>
        <w:t xml:space="preserve">rf09: </w:t>
      </w:r>
      <w:r>
        <w:rPr>
          <w:b w:val="0"/>
          <w:caps w:val="0"/>
        </w:rPr>
        <w:t xml:space="preserve">MANTER </w:t>
      </w:r>
      <w:r>
        <w:rPr>
          <w:b w:val="0"/>
        </w:rPr>
        <w:t>óbitos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óbitos.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óbitos: código do óbito*, número da conta* (pré-cadastrado), nome do falecido* (pré-cadastrado), causa, local do óbito, data do óbito*, horário do óbito, local do velório, data do velório, horário do velório, local do enterro, data do enterro* e horário do enterro.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código do óbito deverá ser gerado sequencialmente.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campo “nome do falecido” poderá ser somente o titular da conta ou seus dependentes.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nome do titular, nome do falecido ou data do óbito.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óbito selecionado com exceção do “código do óbito”.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emitir um relatório com todas as informações do óbito ao término de uma inclusão ou alteração para disponibilizar no painel da funerária.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nome do titular ou nome do falecido ou data do óbito.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óbito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nome do titular, nome do falecido ou data do óbito.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óbito selecionado deverão ser excluídos.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 xml:space="preserve">rf10: </w:t>
      </w:r>
      <w:r>
        <w:rPr>
          <w:b w:val="0"/>
          <w:caps w:val="0"/>
        </w:rPr>
        <w:t xml:space="preserve">CONTROLE DE ESTOQUE DE </w:t>
      </w:r>
      <w:r>
        <w:rPr>
          <w:b w:val="0"/>
        </w:rPr>
        <w:t>materiais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2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ser capaz controlar entrada e saída de materiais.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2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controlar o estoque de materiais: material (pré-cadastrado</w:t>
      </w:r>
      <w:proofErr w:type="gramStart"/>
      <w:r>
        <w:rPr>
          <w:b w:val="0"/>
          <w:caps w:val="0"/>
        </w:rPr>
        <w:t>)</w:t>
      </w:r>
      <w:proofErr w:type="gramEnd"/>
      <w:r>
        <w:rPr>
          <w:b w:val="0"/>
          <w:caps w:val="0"/>
        </w:rPr>
        <w:t>*, quantidade*, tipo de operação* (entrada ou saída)</w:t>
      </w:r>
      <w:r w:rsidR="003820DF">
        <w:rPr>
          <w:b w:val="0"/>
          <w:caps w:val="0"/>
        </w:rPr>
        <w:t>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2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subtrair do estoque de materiais caso o tipo da operação seja “saída”.</w:t>
      </w:r>
    </w:p>
    <w:p w:rsidR="002456F9" w:rsidRDefault="00DD7C1B">
      <w:pPr>
        <w:pStyle w:val="EstiloNormalGrandeesquerda"/>
        <w:keepNext w:val="0"/>
        <w:widowControl w:val="0"/>
        <w:numPr>
          <w:ilvl w:val="3"/>
          <w:numId w:val="12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não permitirá a subtração de materiais caso a quantidade de saída seja menor que a quantidade em estoque.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 xml:space="preserve">O sistema deverá ser capaz de adicionar ao estoque de materiais caso o tipo da operação seja “entrada”. </w:t>
      </w:r>
    </w:p>
    <w:p w:rsidR="002456F9" w:rsidRDefault="00DD7C1B">
      <w:pPr>
        <w:pStyle w:val="EstiloNormalGrandeesquerda"/>
        <w:keepNext w:val="0"/>
        <w:widowControl w:val="0"/>
        <w:numPr>
          <w:ilvl w:val="3"/>
          <w:numId w:val="13"/>
        </w:numPr>
        <w:jc w:val="both"/>
        <w:rPr>
          <w:b w:val="0"/>
          <w:caps w:val="0"/>
        </w:rPr>
      </w:pPr>
      <w:r>
        <w:rPr>
          <w:b w:val="0"/>
          <w:caps w:val="0"/>
        </w:rPr>
        <w:t>No caso da entrada de materiais, o sistema deverá receber mais os seguintes dados: fornecedor*, valor* e data de pagamento.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  <w:caps w:val="0"/>
        </w:rPr>
      </w:pPr>
      <w:r>
        <w:rPr>
          <w:b w:val="0"/>
          <w:caps w:val="0"/>
        </w:rPr>
        <w:t>RF11: CONTROLE DE EMPRESTIMO DE MATERIAIS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 e consultar empréstimos pendentes de materiais.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apresentar todos os titulares com empréstimos pendentes cuja data de devolução estejam em branco.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poderá receber um titular para exibir os empréstimos pendentes vinculados a ele.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Para efetuar uma devolução, o sistema exibirá a tela de cadastro do empréstimo selecionado e permitir a inclusão da data de devolução.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adicionar ao estoque de materiais quando preenchido a data de devolução.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a inclusão de empréstimos: código do empréstimo*, material* (pré-cadastrado), número da conta* (pré-cadastrado) ou titular*</w:t>
      </w:r>
      <w:proofErr w:type="gramStart"/>
      <w:r>
        <w:rPr>
          <w:b w:val="0"/>
          <w:caps w:val="0"/>
        </w:rPr>
        <w:t>(</w:t>
      </w:r>
      <w:proofErr w:type="gramEnd"/>
      <w:r>
        <w:rPr>
          <w:b w:val="0"/>
          <w:caps w:val="0"/>
        </w:rPr>
        <w:t>pré-cadastrado), quantidade*,  data de entrada* e data de devolução.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código do empréstimo deverá ser gerado sequencialmente.    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subtrair do estoque de materiais no momento da inclusão do empréstimo.</w:t>
      </w:r>
    </w:p>
    <w:p w:rsidR="002456F9" w:rsidRPr="003820DF" w:rsidRDefault="00DD7C1B" w:rsidP="003820DF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Caso o material esteja em falta conforme o estoque, o sistema deverá exibir uma mensagem alertando o usuário.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>rf1</w:t>
      </w:r>
      <w:r w:rsidR="003820DF">
        <w:rPr>
          <w:b w:val="0"/>
        </w:rPr>
        <w:t>2</w:t>
      </w:r>
      <w:r>
        <w:rPr>
          <w:b w:val="0"/>
        </w:rPr>
        <w:t>: RECEBER PAGAMENTO DE MENSALIDADE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alterar data pagamento, consultar pagamento de mensalidades pendentes e emitir recibo.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apresentar todos os titulares com mensalidades pendentes cuja data de pagamento estejam em branco.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poderá receber o período e/ou um titular para exibir as mensalidades pendentes vinculadas a ele.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Para efetuar o pagamento, o sistema deverá receber os dados do titular e mensalidade selecionada pelo usuário junto dos seguintes dados: número de pagamento*, plano* (pré-cadastrado), valor* (pré-cadastrado), tipo de pagamento</w:t>
      </w:r>
      <w:r w:rsidR="00147325">
        <w:rPr>
          <w:b w:val="0"/>
          <w:caps w:val="0"/>
        </w:rPr>
        <w:t xml:space="preserve"> (</w:t>
      </w:r>
      <w:r w:rsidR="00D16592">
        <w:rPr>
          <w:b w:val="0"/>
          <w:caps w:val="0"/>
        </w:rPr>
        <w:t>dinheiro</w:t>
      </w:r>
      <w:r w:rsidR="00147325">
        <w:rPr>
          <w:b w:val="0"/>
          <w:caps w:val="0"/>
        </w:rPr>
        <w:t>, cart</w:t>
      </w:r>
      <w:r w:rsidR="00D16592">
        <w:rPr>
          <w:b w:val="0"/>
          <w:caps w:val="0"/>
        </w:rPr>
        <w:t>ão de crédito</w:t>
      </w:r>
      <w:proofErr w:type="gramStart"/>
      <w:r w:rsidR="00147325">
        <w:rPr>
          <w:b w:val="0"/>
          <w:caps w:val="0"/>
        </w:rPr>
        <w:t>)</w:t>
      </w:r>
      <w:proofErr w:type="gramEnd"/>
      <w:r>
        <w:rPr>
          <w:b w:val="0"/>
          <w:caps w:val="0"/>
        </w:rPr>
        <w:t>* e data de pagamento.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número de pagamento deverá ser gerado sequencialmente.    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controlar automaticamente a situação da conta de acordo com o pagamento efetuado.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A situação “ativa” será para as contas que estão com pagamentos em dia.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A situação “em débito” será para as contas que estão com até três meses de inadimplência.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A situação “inativa” será para as contas que estão com mais de três meses de inadimplência.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emitir um recibo ao término do pagamento.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Para a emissão de recibo, o sistema deverá exibir os seguintes dados: número de pagamento, nome do titular da conta (pré-cadastrado), número da conta, valor, data de pagamento e mês de referência.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>rf1</w:t>
      </w:r>
      <w:r w:rsidR="003820DF">
        <w:rPr>
          <w:b w:val="0"/>
        </w:rPr>
        <w:t>3</w:t>
      </w:r>
      <w:r>
        <w:rPr>
          <w:b w:val="0"/>
        </w:rPr>
        <w:t>: emitir relatorio de contas em debitos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9"/>
        </w:numPr>
        <w:jc w:val="both"/>
        <w:rPr>
          <w:b w:val="0"/>
        </w:rPr>
      </w:pPr>
      <w:r>
        <w:rPr>
          <w:b w:val="0"/>
        </w:rPr>
        <w:t xml:space="preserve">O </w:t>
      </w:r>
      <w:r>
        <w:rPr>
          <w:b w:val="0"/>
          <w:caps w:val="0"/>
        </w:rPr>
        <w:t>sistema deverá ser capaz de emitir um relatório dos clientes em débito.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9"/>
        </w:numPr>
        <w:jc w:val="both"/>
        <w:rPr>
          <w:b w:val="0"/>
        </w:rPr>
      </w:pPr>
      <w:r>
        <w:rPr>
          <w:b w:val="0"/>
          <w:caps w:val="0"/>
        </w:rPr>
        <w:t>Para a emissão o sistema poderá receber a entrada de período</w:t>
      </w:r>
      <w:r w:rsidR="0034612C">
        <w:rPr>
          <w:b w:val="0"/>
          <w:caps w:val="0"/>
        </w:rPr>
        <w:t xml:space="preserve"> (data inicial e data final)</w:t>
      </w:r>
      <w:r>
        <w:rPr>
          <w:b w:val="0"/>
          <w:caps w:val="0"/>
        </w:rPr>
        <w:t>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de todas as contas com situação definida como “Em débito”, os seguintes dados: número da conta, nome do titular, plano, valor da mensalidade.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3820DF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>rf14</w:t>
      </w:r>
      <w:r w:rsidR="00DD7C1B">
        <w:rPr>
          <w:b w:val="0"/>
        </w:rPr>
        <w:t>: emitir relatorio de obitos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3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ser capaz de emitir um relatório de óbitos.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30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algum dos seguintes dados para efetuar a emissão de óbitos: nome do falecido* (pré-cadastrado) </w:t>
      </w:r>
      <w:r w:rsidR="00D16592">
        <w:rPr>
          <w:b w:val="0"/>
          <w:caps w:val="0"/>
        </w:rPr>
        <w:t xml:space="preserve">ou </w:t>
      </w:r>
      <w:r>
        <w:rPr>
          <w:b w:val="0"/>
          <w:caps w:val="0"/>
        </w:rPr>
        <w:t>período de falecimento (data inicial e data final).</w:t>
      </w:r>
    </w:p>
    <w:p w:rsidR="002456F9" w:rsidRPr="003820DF" w:rsidRDefault="00DD7C1B" w:rsidP="003820DF">
      <w:pPr>
        <w:pStyle w:val="EstiloNormalGrandeesquerda"/>
        <w:keepNext w:val="0"/>
        <w:widowControl w:val="0"/>
        <w:numPr>
          <w:ilvl w:val="2"/>
          <w:numId w:val="30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exibir todos os óbitos no período selecionado com os seguintes dados: nome do falecido, nome do titular, nome, local do óbito, data do óbito, horário do óbito, local do velório, data do velório, horário </w:t>
      </w:r>
      <w:r>
        <w:rPr>
          <w:b w:val="0"/>
          <w:caps w:val="0"/>
        </w:rPr>
        <w:lastRenderedPageBreak/>
        <w:t>do velório, local do enterro, data do enterro e horário do enterro.</w:t>
      </w:r>
    </w:p>
    <w:p w:rsidR="00822E89" w:rsidRDefault="00822E89">
      <w:pPr>
        <w:pStyle w:val="EstiloNormalGrandeesquerda"/>
        <w:keepNext w:val="0"/>
        <w:widowControl w:val="0"/>
        <w:ind w:left="113"/>
        <w:jc w:val="both"/>
        <w:rPr>
          <w:b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>rf1</w:t>
      </w:r>
      <w:r w:rsidR="003820DF">
        <w:rPr>
          <w:b w:val="0"/>
        </w:rPr>
        <w:t>5</w:t>
      </w:r>
      <w:r>
        <w:rPr>
          <w:b w:val="0"/>
        </w:rPr>
        <w:t xml:space="preserve">: emitir relatório de estoque 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3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ser capaz de emitir um relatório estoque.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3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emissão do relatório: nome do material (pré-cadastrado) ou tipo de material (pré-cadastrado) ou fornecedor (pré-cadastrado).</w:t>
      </w:r>
    </w:p>
    <w:p w:rsidR="00D55363" w:rsidRPr="00E372D1" w:rsidRDefault="00DD7C1B" w:rsidP="005B6D80">
      <w:pPr>
        <w:pStyle w:val="EstiloNormalGrandeesquerda"/>
        <w:keepNext w:val="0"/>
        <w:widowControl w:val="0"/>
        <w:numPr>
          <w:ilvl w:val="2"/>
          <w:numId w:val="3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os seguintes dados: nome do material, tipo de material, fornecedor, saldo mínimo e quantidade em estoque dos materiais pesquisados.</w:t>
      </w:r>
    </w:p>
    <w:p w:rsidR="00D55363" w:rsidRDefault="00D55363" w:rsidP="005B6D80">
      <w:pPr>
        <w:pStyle w:val="EstiloNormalGrandeesquerda"/>
        <w:keepNext w:val="0"/>
        <w:widowControl w:val="0"/>
        <w:jc w:val="both"/>
        <w:rPr>
          <w:b w:val="0"/>
        </w:rPr>
      </w:pPr>
    </w:p>
    <w:p w:rsidR="00D55363" w:rsidRDefault="00D55363" w:rsidP="005B6D80">
      <w:pPr>
        <w:pStyle w:val="EstiloNormalGrandeesquerda"/>
        <w:keepNext w:val="0"/>
        <w:widowControl w:val="0"/>
        <w:jc w:val="both"/>
        <w:rPr>
          <w:b w:val="0"/>
        </w:rPr>
      </w:pPr>
    </w:p>
    <w:p w:rsidR="00D55363" w:rsidRDefault="00D55363" w:rsidP="005B6D80">
      <w:pPr>
        <w:pStyle w:val="EstiloNormalGrandeesquerda"/>
        <w:keepNext w:val="0"/>
        <w:widowControl w:val="0"/>
        <w:jc w:val="both"/>
        <w:rPr>
          <w:b w:val="0"/>
        </w:rPr>
      </w:pPr>
    </w:p>
    <w:p w:rsidR="00D55363" w:rsidRDefault="00D55363" w:rsidP="005B6D80">
      <w:pPr>
        <w:pStyle w:val="EstiloNormalGrandeesquerda"/>
        <w:keepNext w:val="0"/>
        <w:widowControl w:val="0"/>
        <w:jc w:val="both"/>
        <w:rPr>
          <w:b w:val="0"/>
        </w:rPr>
      </w:pPr>
    </w:p>
    <w:p w:rsidR="00D55363" w:rsidRPr="005B6D80" w:rsidRDefault="00D55363" w:rsidP="005B6D80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 w:rsidP="004C5D20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PargrafodaLista"/>
        <w:widowControl w:val="0"/>
        <w:numPr>
          <w:ilvl w:val="1"/>
          <w:numId w:val="2"/>
        </w:numPr>
        <w:spacing w:line="360" w:lineRule="auto"/>
        <w:contextualSpacing w:val="0"/>
      </w:pPr>
      <w:r>
        <w:t xml:space="preserve"> </w:t>
      </w:r>
      <w:bookmarkStart w:id="20" w:name="_Toc516172820"/>
      <w:r>
        <w:rPr>
          <w:rStyle w:val="Ttulo2Char"/>
        </w:rPr>
        <w:t>REQUISITOS NÃO FUNCIONAIS</w:t>
      </w:r>
      <w:bookmarkEnd w:id="20"/>
    </w:p>
    <w:p w:rsidR="002456F9" w:rsidRDefault="00DD7C1B">
      <w:pPr>
        <w:widowControl w:val="0"/>
        <w:spacing w:line="360" w:lineRule="auto"/>
        <w:ind w:firstLine="709"/>
      </w:pPr>
      <w:r>
        <w:lastRenderedPageBreak/>
        <w:tab/>
        <w:t>Os requisitos não funcionais são aqueles que não dizem respeito diretamente às funcionalidades fornecidas pelo sistema. Podem estar relacionados a propriedades de sistemas emergentes, como confiabilidade, tempo de resposta, espaço em disco, desempenho e outros atributos de qualidade do produto (PAULA FILHO, 2000).</w:t>
      </w:r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line="360" w:lineRule="auto"/>
      </w:pPr>
      <w:r>
        <w:t>RNF01: REQUISITO DE SEGURANÇA</w:t>
      </w:r>
    </w:p>
    <w:p w:rsidR="002456F9" w:rsidRDefault="00DD7C1B">
      <w:pPr>
        <w:pStyle w:val="PargrafodaLista"/>
        <w:widowControl w:val="0"/>
        <w:numPr>
          <w:ilvl w:val="1"/>
          <w:numId w:val="21"/>
        </w:numPr>
        <w:spacing w:line="360" w:lineRule="auto"/>
        <w:contextualSpacing w:val="0"/>
      </w:pPr>
      <w:r>
        <w:t>O sistema deve garantir restrições para cada nível de acesso (um para administrador e um para os demais funcionários). Deve existir uma hierarquia de permissões que garanta a integridade do sistema.</w:t>
      </w:r>
    </w:p>
    <w:p w:rsidR="002456F9" w:rsidRDefault="00DD7C1B">
      <w:pPr>
        <w:pStyle w:val="PargrafodaLista"/>
        <w:widowControl w:val="0"/>
        <w:numPr>
          <w:ilvl w:val="1"/>
          <w:numId w:val="21"/>
        </w:numPr>
        <w:spacing w:line="360" w:lineRule="auto"/>
        <w:contextualSpacing w:val="0"/>
      </w:pPr>
      <w:r>
        <w:t xml:space="preserve">O sistema deverá registrar em </w:t>
      </w:r>
      <w:proofErr w:type="spellStart"/>
      <w:r>
        <w:t>log</w:t>
      </w:r>
      <w:proofErr w:type="spellEnd"/>
      <w:r>
        <w:t xml:space="preserve"> o usuário e data da ultima alteração de todos os requisitos com essa funcionalidade.</w:t>
      </w:r>
    </w:p>
    <w:p w:rsidR="002456F9" w:rsidRDefault="002456F9">
      <w:pPr>
        <w:pStyle w:val="PargrafodaLista"/>
        <w:widowControl w:val="0"/>
        <w:spacing w:line="360" w:lineRule="auto"/>
        <w:contextualSpacing w:val="0"/>
      </w:pPr>
    </w:p>
    <w:p w:rsidR="002456F9" w:rsidRDefault="00DD7C1B">
      <w:pPr>
        <w:widowControl w:val="0"/>
        <w:spacing w:line="360" w:lineRule="auto"/>
      </w:pPr>
      <w:r>
        <w:t>RNF02: REQUISITO DE INTEFACE</w:t>
      </w:r>
    </w:p>
    <w:p w:rsidR="002456F9" w:rsidRDefault="00DD7C1B">
      <w:pPr>
        <w:pStyle w:val="PargrafodaLista"/>
        <w:widowControl w:val="0"/>
        <w:numPr>
          <w:ilvl w:val="1"/>
          <w:numId w:val="22"/>
        </w:numPr>
        <w:spacing w:line="360" w:lineRule="auto"/>
        <w:contextualSpacing w:val="0"/>
      </w:pPr>
      <w:r>
        <w:t>A interface deve ser amigável e permitir aos usuários se familiarizarem com ela de forma rápida.</w:t>
      </w:r>
    </w:p>
    <w:p w:rsidR="002456F9" w:rsidRDefault="00DD7C1B">
      <w:pPr>
        <w:pStyle w:val="PargrafodaLista"/>
        <w:widowControl w:val="0"/>
        <w:numPr>
          <w:ilvl w:val="1"/>
          <w:numId w:val="22"/>
        </w:numPr>
        <w:spacing w:line="360" w:lineRule="auto"/>
        <w:contextualSpacing w:val="0"/>
      </w:pPr>
      <w:r>
        <w:t>A interface deve se adequar as especificações e regras de negócio do sistema.</w:t>
      </w:r>
    </w:p>
    <w:p w:rsidR="002456F9" w:rsidRDefault="002456F9">
      <w:pPr>
        <w:pStyle w:val="PargrafodaLista"/>
        <w:widowControl w:val="0"/>
        <w:spacing w:line="360" w:lineRule="auto"/>
        <w:contextualSpacing w:val="0"/>
      </w:pPr>
    </w:p>
    <w:p w:rsidR="002456F9" w:rsidRDefault="00DD7C1B">
      <w:pPr>
        <w:widowControl w:val="0"/>
        <w:spacing w:line="360" w:lineRule="auto"/>
      </w:pPr>
      <w:r>
        <w:t>RNF03: REQUISITO DE USABILIDADE</w:t>
      </w:r>
    </w:p>
    <w:p w:rsidR="002456F9" w:rsidRDefault="00DD7C1B">
      <w:pPr>
        <w:pStyle w:val="PargrafodaLista"/>
        <w:widowControl w:val="0"/>
        <w:numPr>
          <w:ilvl w:val="1"/>
          <w:numId w:val="23"/>
        </w:numPr>
        <w:spacing w:line="360" w:lineRule="auto"/>
        <w:contextualSpacing w:val="0"/>
      </w:pPr>
      <w:r>
        <w:t>As mensagens de erro deverão ser objetivas, orientando os usuários a solucionar o problema e não impedindo o progresso do mesmo no sistema, pois comprometeria o funcionamento da funerária.</w:t>
      </w:r>
    </w:p>
    <w:p w:rsidR="002456F9" w:rsidRDefault="00DD7C1B">
      <w:pPr>
        <w:pStyle w:val="PargrafodaLista"/>
        <w:widowControl w:val="0"/>
        <w:numPr>
          <w:ilvl w:val="1"/>
          <w:numId w:val="23"/>
        </w:numPr>
        <w:spacing w:line="360" w:lineRule="auto"/>
        <w:contextualSpacing w:val="0"/>
      </w:pPr>
      <w:r>
        <w:t>Toda consulta de dados e emissão de relatórios deve ter a opção de exportar nos formatos de PDF e Excel.</w:t>
      </w:r>
    </w:p>
    <w:p w:rsidR="002456F9" w:rsidRDefault="002456F9">
      <w:pPr>
        <w:widowControl w:val="0"/>
        <w:spacing w:line="360" w:lineRule="auto"/>
        <w:ind w:firstLine="709"/>
      </w:pPr>
    </w:p>
    <w:p w:rsidR="002456F9" w:rsidRDefault="002456F9">
      <w:pPr>
        <w:widowControl w:val="0"/>
        <w:spacing w:line="360" w:lineRule="auto"/>
      </w:pPr>
    </w:p>
    <w:p w:rsidR="002456F9" w:rsidRDefault="00DD7C1B">
      <w:pPr>
        <w:pStyle w:val="Ttulo1"/>
        <w:numPr>
          <w:ilvl w:val="0"/>
          <w:numId w:val="23"/>
        </w:numPr>
        <w:jc w:val="both"/>
      </w:pPr>
      <w:bookmarkStart w:id="21" w:name="_Toc516172821"/>
      <w:r>
        <w:t>ESPECIFICAÇÕES DOS REQUISITOS</w:t>
      </w:r>
      <w:bookmarkEnd w:id="21"/>
    </w:p>
    <w:p w:rsidR="002456F9" w:rsidRDefault="002456F9">
      <w:pPr>
        <w:pStyle w:val="PargrafodaLista"/>
        <w:widowControl w:val="0"/>
        <w:spacing w:line="360" w:lineRule="auto"/>
        <w:ind w:left="390" w:firstLine="709"/>
        <w:contextualSpacing w:val="0"/>
      </w:pPr>
    </w:p>
    <w:p w:rsidR="002456F9" w:rsidRDefault="00DD7C1B">
      <w:pPr>
        <w:pStyle w:val="PargrafodaLista"/>
        <w:widowControl w:val="0"/>
        <w:spacing w:line="360" w:lineRule="auto"/>
        <w:ind w:left="390" w:firstLine="709"/>
        <w:contextualSpacing w:val="0"/>
      </w:pPr>
      <w:r>
        <w:t xml:space="preserve">Este documento apresenta as especificações dos requisitos do sistema da Funerária Bom Jesus. A atividade de análise de requisitos foi conduzida aplicando-se técnicas de modelagem de casos de uso. O modelo apresentado foi elaborado usando a UML e a ferramenta </w:t>
      </w:r>
      <w:proofErr w:type="spellStart"/>
      <w:r>
        <w:t>Astah</w:t>
      </w:r>
      <w:proofErr w:type="spellEnd"/>
      <w:r>
        <w:t>.</w:t>
      </w:r>
    </w:p>
    <w:p w:rsidR="002456F9" w:rsidRDefault="002456F9">
      <w:pPr>
        <w:pStyle w:val="PargrafodaLista"/>
        <w:widowControl w:val="0"/>
        <w:spacing w:line="360" w:lineRule="auto"/>
        <w:ind w:left="390" w:firstLine="709"/>
        <w:contextualSpacing w:val="0"/>
      </w:pPr>
    </w:p>
    <w:p w:rsidR="002456F9" w:rsidRDefault="00DD7C1B">
      <w:pPr>
        <w:pStyle w:val="Ttulo2"/>
        <w:numPr>
          <w:ilvl w:val="1"/>
          <w:numId w:val="23"/>
        </w:numPr>
      </w:pPr>
      <w:bookmarkStart w:id="22" w:name="_Toc516172822"/>
      <w:r>
        <w:t>MODELO DE CASO DE USO</w:t>
      </w:r>
      <w:bookmarkEnd w:id="22"/>
    </w:p>
    <w:p w:rsidR="002456F9" w:rsidRDefault="002456F9"/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t>EFETUAR LOGIN</w:t>
      </w: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463550</wp:posOffset>
            </wp:positionV>
            <wp:extent cx="6449695" cy="4189095"/>
            <wp:effectExtent l="19050" t="0" r="8255" b="0"/>
            <wp:wrapSquare wrapText="bothSides"/>
            <wp:docPr id="5" name="Imagem 4" descr="01 EFETUA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01 EFETUAR LOGIN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386715</wp:posOffset>
            </wp:positionV>
            <wp:extent cx="6466205" cy="7027545"/>
            <wp:effectExtent l="19050" t="0" r="0" b="0"/>
            <wp:wrapSquare wrapText="bothSides"/>
            <wp:docPr id="6" name="Imagem 5" descr="01 EFETUAR LOG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01 EFETUAR LOGIN 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8A7EAB" w:rsidRDefault="00DD7C1B" w:rsidP="008A7EA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FUNERÁRIA</w:t>
      </w:r>
    </w:p>
    <w:p w:rsidR="008A7EAB" w:rsidRPr="008A7EAB" w:rsidRDefault="008A7EAB" w:rsidP="008A7EA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288945" cy="4313207"/>
            <wp:effectExtent l="19050" t="0" r="6955" b="0"/>
            <wp:docPr id="4" name="Imagem 3" descr="MANTERFUNER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FUNERARIA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705" cy="43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3810</wp:posOffset>
            </wp:positionV>
            <wp:extent cx="6145530" cy="7761605"/>
            <wp:effectExtent l="19050" t="0" r="7620" b="0"/>
            <wp:wrapSquare wrapText="bothSides"/>
            <wp:docPr id="10" name="Imagem 9" descr="02 MANTER FUNERARI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 descr="02 MANTER FUNERARIA 2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82D" w:rsidRDefault="0099382D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Default="0099382D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Default="0099382D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FUNCIONÁRIOS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99382D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60648" cy="3571336"/>
            <wp:effectExtent l="19050" t="0" r="0" b="0"/>
            <wp:docPr id="7" name="Imagem 6" descr="MANTERFUNCION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FUNCIONARIO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-264160</wp:posOffset>
            </wp:positionH>
            <wp:positionV relativeFrom="paragraph">
              <wp:posOffset>3810</wp:posOffset>
            </wp:positionV>
            <wp:extent cx="6169025" cy="8208010"/>
            <wp:effectExtent l="19050" t="0" r="3175" b="0"/>
            <wp:wrapSquare wrapText="bothSides"/>
            <wp:docPr id="12" name="Imagem 11" descr="03 MANTER FUNCIONÁRIO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 descr="03 MANTER FUNCIONÁRIOS 2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820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LOGIN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7800" cy="3933645"/>
            <wp:effectExtent l="19050" t="0" r="0" b="0"/>
            <wp:docPr id="8" name="Imagem 7" descr="MANTERLOG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LOGIN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-306705</wp:posOffset>
            </wp:positionH>
            <wp:positionV relativeFrom="paragraph">
              <wp:posOffset>3810</wp:posOffset>
            </wp:positionV>
            <wp:extent cx="6189980" cy="8632825"/>
            <wp:effectExtent l="19050" t="0" r="1270" b="0"/>
            <wp:wrapSquare wrapText="bothSides"/>
            <wp:docPr id="14" name="Imagem 13" descr="04 MANTER LOG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 descr="04 MANTER LOGIN 2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863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FORNECEDORES</w:t>
      </w: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99382D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4811742" cy="4429351"/>
            <wp:effectExtent l="19050" t="0" r="7908" b="0"/>
            <wp:docPr id="11" name="Imagem 10" descr="MANTERFORNECE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FORNECEDORE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749" cy="443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-349250</wp:posOffset>
            </wp:positionH>
            <wp:positionV relativeFrom="paragraph">
              <wp:posOffset>88900</wp:posOffset>
            </wp:positionV>
            <wp:extent cx="6283960" cy="7984490"/>
            <wp:effectExtent l="19050" t="0" r="2540" b="0"/>
            <wp:wrapSquare wrapText="bothSides"/>
            <wp:docPr id="28" name="Imagem 27" descr="05 MANTER FORNECEDORE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7" descr="05 MANTER FORNECEDORES 2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798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MATERIAIS</w:t>
      </w: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99382D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5297" cy="3985404"/>
            <wp:effectExtent l="19050" t="0" r="0" b="0"/>
            <wp:docPr id="13" name="Imagem 12" descr="MANTERMATERI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MATERIAIS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-38735</wp:posOffset>
            </wp:positionV>
            <wp:extent cx="6280785" cy="8282305"/>
            <wp:effectExtent l="19050" t="0" r="5715" b="0"/>
            <wp:wrapSquare wrapText="bothSides"/>
            <wp:docPr id="32" name="Imagem 31" descr="06 MANTER MATERIAI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1" descr="06 MANTER MATERIAIS 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828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 xml:space="preserve">MANTER PLANOS FUNERÁRIOS </w:t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99382D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2255" cy="3933645"/>
            <wp:effectExtent l="19050" t="0" r="845" b="0"/>
            <wp:docPr id="15" name="Imagem 14" descr="MANTERPLA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PLANOS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DD7C1B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3810</wp:posOffset>
            </wp:positionV>
            <wp:extent cx="6296660" cy="8208010"/>
            <wp:effectExtent l="19050" t="0" r="8890" b="0"/>
            <wp:wrapSquare wrapText="bothSides"/>
            <wp:docPr id="45" name="Imagem 44" descr="07 MANTER PLANO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4" descr="07 MANTER PLANOS 2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820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CONTAS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99382D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60649" cy="5063706"/>
            <wp:effectExtent l="19050" t="0" r="0" b="0"/>
            <wp:docPr id="16" name="Imagem 15" descr="MANTERCO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ONTA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DD7C1B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13730" cy="8295005"/>
            <wp:effectExtent l="19050" t="0" r="714" b="0"/>
            <wp:docPr id="51" name="Imagem 50" descr="08 MANTER CONTA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0" descr="08 MANTER CONTAS 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82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t>MANTER ÓBITOS</w:t>
      </w:r>
    </w:p>
    <w:p w:rsidR="002456F9" w:rsidRDefault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7809" cy="4313208"/>
            <wp:effectExtent l="19050" t="0" r="0" b="0"/>
            <wp:docPr id="17" name="Imagem 16" descr="MANTEROB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OBITO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DD7C1B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-38735</wp:posOffset>
            </wp:positionV>
            <wp:extent cx="6285230" cy="8441690"/>
            <wp:effectExtent l="19050" t="0" r="1270" b="0"/>
            <wp:wrapSquare wrapText="bothSides"/>
            <wp:docPr id="57" name="Imagem 56" descr="MANTER OBITO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6" descr="MANTER OBITOS 2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844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CONTROLE DE ESTOQUE DE MATERIAIS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Default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6219" cy="3278038"/>
            <wp:effectExtent l="19050" t="0" r="0" b="0"/>
            <wp:docPr id="18" name="Imagem 17" descr="MANTER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ESTOQU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259080</wp:posOffset>
            </wp:positionV>
            <wp:extent cx="6379210" cy="6953250"/>
            <wp:effectExtent l="19050" t="0" r="2540" b="0"/>
            <wp:wrapSquare wrapText="bothSides"/>
            <wp:docPr id="59" name="Imagem 58" descr="09 CONTROLE ESTOQU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8" descr="09 CONTROLE ESTOQUE 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commentRangeStart w:id="23"/>
      <w:r>
        <w:rPr>
          <w:b w:val="0"/>
          <w:caps w:val="0"/>
        </w:rPr>
        <w:lastRenderedPageBreak/>
        <w:t>CONTROLE DE EMPRESTIMO DE MATERIAIS</w:t>
      </w:r>
      <w:commentRangeEnd w:id="23"/>
      <w:r w:rsidR="00822E89">
        <w:rPr>
          <w:rStyle w:val="Refdecomentrio"/>
          <w:rFonts w:eastAsiaTheme="minorHAnsi" w:cstheme="minorBidi"/>
          <w:b w:val="0"/>
          <w:bCs w:val="0"/>
          <w:caps w:val="0"/>
        </w:rPr>
        <w:commentReference w:id="23"/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99382D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7401" cy="4123426"/>
            <wp:effectExtent l="19050" t="0" r="0" b="0"/>
            <wp:docPr id="19" name="Imagem 18" descr="MANTEREMPRESTI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EMPRESTIMO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3810</wp:posOffset>
            </wp:positionV>
            <wp:extent cx="6454140" cy="6687820"/>
            <wp:effectExtent l="19050" t="0" r="3810" b="0"/>
            <wp:wrapSquare wrapText="bothSides"/>
            <wp:docPr id="61" name="Imagem 60" descr="10 CONTROLE EMPRESTIM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0" descr="10 CONTROLE EMPRESTIMO 2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99382D" w:rsidRDefault="0099382D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 w:rsidP="0099382D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RECEBER PAGAMENTO DE MENSALIDADES</w:t>
      </w:r>
    </w:p>
    <w:p w:rsidR="0099382D" w:rsidRDefault="0099382D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Pr="0099382D" w:rsidRDefault="00C530A5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6124575" cy="45720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CEBER MENSALIDAD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hanging="141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3810</wp:posOffset>
            </wp:positionV>
            <wp:extent cx="6334760" cy="7856855"/>
            <wp:effectExtent l="19050" t="0" r="8890" b="0"/>
            <wp:wrapSquare wrapText="bothSides"/>
            <wp:docPr id="68" name="Imagem 67" descr="13 RECEBER MENSALIDAD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7" descr="13 RECEBER MENSALIDADE 2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785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EMITIR RELATORIO DE CLIENTES EM DEBITOS</w:t>
      </w:r>
    </w:p>
    <w:p w:rsidR="0099382D" w:rsidRDefault="0099382D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Default="0099382D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6991" cy="3976778"/>
            <wp:effectExtent l="19050" t="0" r="0" b="0"/>
            <wp:docPr id="21" name="Imagem 20" descr="RELATORIODEB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ORIODEBITO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426" w:firstLine="426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inline distT="0" distB="0" distL="0" distR="0">
            <wp:extent cx="6083935" cy="6687820"/>
            <wp:effectExtent l="19050" t="0" r="0" b="0"/>
            <wp:docPr id="42" name="Imagem 41" descr="RF14 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1" descr="RF14 DESC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006" cy="668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PargrafodaLista"/>
        <w:widowControl w:val="0"/>
        <w:numPr>
          <w:ilvl w:val="2"/>
          <w:numId w:val="23"/>
        </w:numPr>
        <w:spacing w:line="360" w:lineRule="auto"/>
        <w:contextualSpacing w:val="0"/>
      </w:pPr>
      <w:r>
        <w:lastRenderedPageBreak/>
        <w:t>EMITIR RELATÓRIO DE ÓBITOS</w:t>
      </w:r>
    </w:p>
    <w:p w:rsidR="002456F9" w:rsidRDefault="0099382D">
      <w:pPr>
        <w:widowControl w:val="0"/>
        <w:spacing w:line="360" w:lineRule="auto"/>
      </w:pPr>
      <w:r>
        <w:rPr>
          <w:noProof/>
          <w:lang w:eastAsia="pt-BR"/>
        </w:rPr>
        <w:drawing>
          <wp:inline distT="0" distB="0" distL="0" distR="0">
            <wp:extent cx="6210300" cy="4352286"/>
            <wp:effectExtent l="0" t="0" r="0" b="0"/>
            <wp:docPr id="22" name="Imagem 21" descr="RELATORIOOB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ORIOOBITOS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087" cy="43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widowControl w:val="0"/>
        <w:spacing w:line="360" w:lineRule="auto"/>
      </w:pPr>
    </w:p>
    <w:p w:rsidR="002456F9" w:rsidRDefault="00DD7C1B">
      <w:pPr>
        <w:widowControl w:val="0"/>
        <w:spacing w:line="360" w:lineRule="auto"/>
        <w:ind w:left="-426" w:firstLine="426"/>
      </w:pPr>
      <w:r>
        <w:rPr>
          <w:noProof/>
          <w:lang w:eastAsia="pt-BR"/>
        </w:rPr>
        <w:lastRenderedPageBreak/>
        <w:drawing>
          <wp:inline distT="0" distB="0" distL="0" distR="0">
            <wp:extent cx="6169025" cy="5922010"/>
            <wp:effectExtent l="19050" t="0" r="3101" b="0"/>
            <wp:docPr id="44" name="Imagem 43" descr="RF15 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3" descr="RF15 DESC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099" cy="59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 xml:space="preserve">EMITIR RELATÓRIO DE ESTOQUE </w:t>
      </w:r>
    </w:p>
    <w:p w:rsidR="002456F9" w:rsidRDefault="002456F9">
      <w:pPr>
        <w:pStyle w:val="Ttulo1"/>
      </w:pPr>
    </w:p>
    <w:p w:rsidR="002456F9" w:rsidRDefault="0099382D">
      <w:pPr>
        <w:ind w:left="-567"/>
      </w:pPr>
      <w:r>
        <w:rPr>
          <w:noProof/>
          <w:lang w:eastAsia="pt-BR"/>
        </w:rPr>
        <w:drawing>
          <wp:inline distT="0" distB="0" distL="0" distR="0">
            <wp:extent cx="6486525" cy="4095924"/>
            <wp:effectExtent l="0" t="0" r="0" b="0"/>
            <wp:docPr id="23" name="Imagem 22" descr="RELATORIO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ORIOESTOQUE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141" cy="410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DD7C1B">
      <w:r>
        <w:rPr>
          <w:noProof/>
          <w:lang w:eastAsia="pt-BR"/>
        </w:rPr>
        <w:lastRenderedPageBreak/>
        <w:drawing>
          <wp:inline distT="0" distB="0" distL="0" distR="0">
            <wp:extent cx="5760085" cy="6252210"/>
            <wp:effectExtent l="19050" t="0" r="0" b="0"/>
            <wp:docPr id="71" name="Imagem 45" descr="RF16 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45" descr="RF16 DESC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4C5D20" w:rsidRDefault="004C5D20"/>
    <w:p w:rsidR="002456F9" w:rsidRDefault="00DD7C1B">
      <w:pPr>
        <w:pStyle w:val="Ttulo1"/>
        <w:numPr>
          <w:ilvl w:val="0"/>
          <w:numId w:val="23"/>
        </w:numPr>
        <w:jc w:val="both"/>
      </w:pPr>
      <w:bookmarkStart w:id="24" w:name="_Toc516172823"/>
      <w:r>
        <w:lastRenderedPageBreak/>
        <w:t>TELAS</w:t>
      </w:r>
      <w:bookmarkEnd w:id="24"/>
    </w:p>
    <w:p w:rsidR="002456F9" w:rsidRDefault="002456F9">
      <w:pPr>
        <w:pStyle w:val="PargrafodaLista"/>
        <w:widowControl w:val="0"/>
        <w:spacing w:line="360" w:lineRule="auto"/>
        <w:ind w:left="390" w:firstLine="709"/>
        <w:contextualSpacing w:val="0"/>
      </w:pPr>
    </w:p>
    <w:p w:rsidR="002456F9" w:rsidRDefault="00DD7C1B">
      <w:pPr>
        <w:pStyle w:val="Ttulo2"/>
        <w:numPr>
          <w:ilvl w:val="1"/>
          <w:numId w:val="23"/>
        </w:numPr>
      </w:pPr>
      <w:bookmarkStart w:id="25" w:name="_Toc516172824"/>
      <w:r>
        <w:t>PROTÓTIPOS DAS TELAS</w:t>
      </w:r>
      <w:bookmarkEnd w:id="25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pStyle w:val="PargrafodaLista"/>
        <w:widowControl w:val="0"/>
        <w:spacing w:after="0" w:line="360" w:lineRule="auto"/>
        <w:ind w:left="0" w:firstLine="709"/>
        <w:contextualSpacing w:val="0"/>
      </w:pPr>
      <w:r>
        <w:t xml:space="preserve">A seguir serão apresentados protótipos das telas que serão usadas no sistema, </w:t>
      </w:r>
      <w:proofErr w:type="gramStart"/>
      <w:r>
        <w:t>as</w:t>
      </w:r>
      <w:proofErr w:type="gramEnd"/>
      <w:r>
        <w:t xml:space="preserve"> mesmas poderão sofrer alterações futuramente.</w:t>
      </w:r>
    </w:p>
    <w:p w:rsidR="00DD25C3" w:rsidRDefault="00DD25C3" w:rsidP="00DD25C3">
      <w:pPr>
        <w:pStyle w:val="Ttulo1"/>
        <w:numPr>
          <w:ilvl w:val="2"/>
          <w:numId w:val="23"/>
        </w:numPr>
        <w:ind w:left="1004"/>
        <w:jc w:val="both"/>
      </w:pPr>
      <w:bookmarkStart w:id="26" w:name="_Toc516170985"/>
      <w:bookmarkStart w:id="27" w:name="_Toc516172825"/>
      <w:r>
        <w:t>MANTER CONTAS</w:t>
      </w:r>
      <w:bookmarkEnd w:id="26"/>
      <w:bookmarkEnd w:id="27"/>
    </w:p>
    <w:p w:rsidR="002456F9" w:rsidRDefault="002456F9">
      <w:pPr>
        <w:pStyle w:val="PargrafodaLista"/>
        <w:widowControl w:val="0"/>
        <w:spacing w:line="360" w:lineRule="auto"/>
        <w:ind w:left="990"/>
        <w:contextualSpacing w:val="0"/>
      </w:pPr>
    </w:p>
    <w:p w:rsidR="002456F9" w:rsidRDefault="00DD7C1B">
      <w:pPr>
        <w:pStyle w:val="PargrafodaLista"/>
        <w:widowControl w:val="0"/>
        <w:spacing w:line="360" w:lineRule="auto"/>
        <w:ind w:left="142" w:hanging="1418"/>
        <w:contextualSpacing w:val="0"/>
      </w:pPr>
      <w:r>
        <w:rPr>
          <w:noProof/>
          <w:lang w:eastAsia="pt-BR"/>
        </w:rPr>
        <w:drawing>
          <wp:inline distT="0" distB="0" distL="0" distR="0">
            <wp:extent cx="7153910" cy="5328920"/>
            <wp:effectExtent l="0" t="0" r="8262" b="0"/>
            <wp:docPr id="2" name="Imagem 1" descr="MANTER CO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MANTER CONTAS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4538" cy="53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PargrafodaLista"/>
        <w:widowControl w:val="0"/>
        <w:spacing w:line="360" w:lineRule="auto"/>
        <w:ind w:left="990"/>
        <w:contextualSpacing w:val="0"/>
      </w:pPr>
    </w:p>
    <w:p w:rsidR="002456F9" w:rsidRDefault="002456F9">
      <w:pPr>
        <w:pStyle w:val="PargrafodaLista"/>
        <w:widowControl w:val="0"/>
        <w:spacing w:line="360" w:lineRule="auto"/>
        <w:ind w:left="990"/>
        <w:contextualSpacing w:val="0"/>
      </w:pPr>
    </w:p>
    <w:p w:rsidR="002456F9" w:rsidRDefault="002456F9" w:rsidP="004C5D20">
      <w:pPr>
        <w:widowControl w:val="0"/>
        <w:spacing w:line="360" w:lineRule="auto"/>
      </w:pPr>
    </w:p>
    <w:p w:rsidR="00DD25C3" w:rsidRDefault="004C5D20" w:rsidP="00DD25C3">
      <w:pPr>
        <w:pStyle w:val="Ttulo1"/>
        <w:numPr>
          <w:ilvl w:val="2"/>
          <w:numId w:val="23"/>
        </w:numPr>
        <w:jc w:val="both"/>
      </w:pPr>
      <w:bookmarkStart w:id="28" w:name="_Toc516170986"/>
      <w:bookmarkStart w:id="29" w:name="_Toc516172826"/>
      <w:r>
        <w:rPr>
          <w:noProof/>
          <w:lang w:eastAsia="pt-BR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-335915</wp:posOffset>
            </wp:positionH>
            <wp:positionV relativeFrom="paragraph">
              <wp:posOffset>622300</wp:posOffset>
            </wp:positionV>
            <wp:extent cx="6089650" cy="3562985"/>
            <wp:effectExtent l="19050" t="0" r="6350" b="0"/>
            <wp:wrapSquare wrapText="bothSides"/>
            <wp:docPr id="25" name="Imagem 24" descr="095 - LISTAR MENSAL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5 - LISTAR MENSALIDADES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5C3">
        <w:t>RECEBER PAGAMENTO DE MENSALIDADES</w:t>
      </w:r>
      <w:bookmarkEnd w:id="28"/>
      <w:bookmarkEnd w:id="29"/>
    </w:p>
    <w:p w:rsidR="004C5D20" w:rsidRDefault="004C5D20">
      <w:pPr>
        <w:pStyle w:val="PargrafodaLista"/>
        <w:widowControl w:val="0"/>
        <w:spacing w:line="360" w:lineRule="auto"/>
        <w:ind w:left="390" w:hanging="957"/>
        <w:contextualSpacing w:val="0"/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-335915</wp:posOffset>
            </wp:positionH>
            <wp:positionV relativeFrom="paragraph">
              <wp:posOffset>4284980</wp:posOffset>
            </wp:positionV>
            <wp:extent cx="6111240" cy="3783330"/>
            <wp:effectExtent l="19050" t="0" r="3810" b="0"/>
            <wp:wrapSquare wrapText="bothSides"/>
            <wp:docPr id="26" name="Imagem 25" descr="09 - EFETUAR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 - EFETUAR PAGAMENTO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D20" w:rsidRDefault="004C5D20" w:rsidP="004C5D20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pStyle w:val="Ttulo1"/>
        <w:jc w:val="both"/>
      </w:pPr>
      <w:bookmarkStart w:id="30" w:name="_Toc516170987"/>
      <w:bookmarkStart w:id="31" w:name="_Toc516172827"/>
    </w:p>
    <w:p w:rsidR="00603F23" w:rsidRPr="00603F23" w:rsidRDefault="00603F23" w:rsidP="00603F23"/>
    <w:p w:rsidR="00225C1F" w:rsidRDefault="00DD25C3" w:rsidP="00DF4332">
      <w:pPr>
        <w:pStyle w:val="Ttulo1"/>
        <w:numPr>
          <w:ilvl w:val="0"/>
          <w:numId w:val="23"/>
        </w:numPr>
        <w:jc w:val="both"/>
      </w:pPr>
      <w:r>
        <w:t>DIAGRAMAS</w:t>
      </w:r>
      <w:bookmarkEnd w:id="30"/>
      <w:bookmarkEnd w:id="31"/>
    </w:p>
    <w:p w:rsidR="003D45F3" w:rsidRPr="003D45F3" w:rsidRDefault="003D45F3" w:rsidP="003D45F3">
      <w:pPr>
        <w:pStyle w:val="Ttulo1"/>
        <w:numPr>
          <w:ilvl w:val="1"/>
          <w:numId w:val="23"/>
        </w:num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-162560</wp:posOffset>
            </wp:positionH>
            <wp:positionV relativeFrom="paragraph">
              <wp:posOffset>320675</wp:posOffset>
            </wp:positionV>
            <wp:extent cx="5761355" cy="8244840"/>
            <wp:effectExtent l="19050" t="0" r="0" b="0"/>
            <wp:wrapSquare wrapText="bothSides"/>
            <wp:docPr id="1" name="Imagem 0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24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5C1F">
        <w:t>DIAGRAMA DE CLASS</w:t>
      </w:r>
    </w:p>
    <w:p w:rsidR="00624C52" w:rsidRDefault="00624C52" w:rsidP="00624C52">
      <w:pPr>
        <w:pStyle w:val="Ttulo1"/>
        <w:ind w:left="720"/>
        <w:jc w:val="both"/>
      </w:pPr>
      <w:bookmarkStart w:id="32" w:name="_Toc516170988"/>
      <w:bookmarkStart w:id="33" w:name="_Toc516172828"/>
    </w:p>
    <w:p w:rsidR="00DD25C3" w:rsidRDefault="00DD25C3" w:rsidP="00DD25C3">
      <w:pPr>
        <w:pStyle w:val="Ttulo1"/>
        <w:numPr>
          <w:ilvl w:val="1"/>
          <w:numId w:val="23"/>
        </w:numPr>
        <w:jc w:val="both"/>
      </w:pPr>
      <w:r>
        <w:t>DIAGRAMA DE SEQUENCIA</w:t>
      </w:r>
      <w:bookmarkEnd w:id="32"/>
      <w:bookmarkEnd w:id="33"/>
    </w:p>
    <w:p w:rsidR="0099382D" w:rsidRPr="0099382D" w:rsidRDefault="0099382D" w:rsidP="0099382D"/>
    <w:p w:rsidR="0099382D" w:rsidRPr="0099382D" w:rsidRDefault="00DD25C3" w:rsidP="0099382D">
      <w:pPr>
        <w:pStyle w:val="Ttulo1"/>
        <w:numPr>
          <w:ilvl w:val="2"/>
          <w:numId w:val="23"/>
        </w:numPr>
        <w:ind w:left="1004"/>
        <w:jc w:val="both"/>
      </w:pPr>
      <w:bookmarkStart w:id="34" w:name="_Toc516170989"/>
      <w:bookmarkStart w:id="35" w:name="_Toc516172829"/>
      <w:r>
        <w:t>MANTER CONTAS</w:t>
      </w:r>
      <w:bookmarkEnd w:id="34"/>
      <w:bookmarkEnd w:id="35"/>
    </w:p>
    <w:p w:rsidR="002456F9" w:rsidRDefault="0099382D">
      <w:pPr>
        <w:pStyle w:val="PargrafodaLista"/>
        <w:widowControl w:val="0"/>
        <w:spacing w:line="360" w:lineRule="auto"/>
        <w:ind w:left="390" w:hanging="957"/>
        <w:contextualSpacing w:val="0"/>
        <w:rPr>
          <w:lang w:val="en-US"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3253105"/>
            <wp:effectExtent l="19050" t="0" r="0" b="0"/>
            <wp:docPr id="24" name="Imagem 23" descr="ManterConta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ontaSEQUENCIA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2D" w:rsidRDefault="0099382D" w:rsidP="0099382D">
      <w:pPr>
        <w:pStyle w:val="Ttulo1"/>
        <w:ind w:left="1571"/>
        <w:jc w:val="both"/>
      </w:pPr>
      <w:bookmarkStart w:id="36" w:name="_Toc516170990"/>
      <w:bookmarkStart w:id="37" w:name="_Toc516172830"/>
    </w:p>
    <w:p w:rsidR="00DD25C3" w:rsidRDefault="00DD25C3" w:rsidP="00DD25C3">
      <w:pPr>
        <w:pStyle w:val="Ttulo1"/>
        <w:numPr>
          <w:ilvl w:val="2"/>
          <w:numId w:val="23"/>
        </w:numPr>
        <w:jc w:val="both"/>
      </w:pPr>
      <w:r>
        <w:t>RECEBER PAGAMENTOS MENSALIDADES</w:t>
      </w:r>
      <w:bookmarkEnd w:id="36"/>
      <w:bookmarkEnd w:id="37"/>
    </w:p>
    <w:p w:rsidR="002456F9" w:rsidRDefault="0099382D">
      <w:pPr>
        <w:pStyle w:val="PargrafodaLista"/>
        <w:widowControl w:val="0"/>
        <w:spacing w:line="360" w:lineRule="auto"/>
        <w:ind w:left="390" w:hanging="957"/>
        <w:contextualSpacing w:val="0"/>
      </w:pPr>
      <w:r>
        <w:rPr>
          <w:noProof/>
          <w:lang w:eastAsia="pt-BR"/>
        </w:rPr>
        <w:drawing>
          <wp:inline distT="0" distB="0" distL="0" distR="0">
            <wp:extent cx="6166090" cy="3326738"/>
            <wp:effectExtent l="19050" t="0" r="6110" b="0"/>
            <wp:docPr id="27" name="Imagem 26" descr="Pagamento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amentoSEQUENCIA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420" cy="33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8A" w:rsidRDefault="005E1F8A" w:rsidP="005E1F8A">
      <w:pPr>
        <w:pStyle w:val="PargrafodaLista"/>
        <w:widowControl w:val="0"/>
        <w:spacing w:line="360" w:lineRule="auto"/>
        <w:ind w:left="390"/>
        <w:rPr>
          <w:lang w:val="en-US" w:eastAsia="pt-BR"/>
        </w:rPr>
      </w:pPr>
    </w:p>
    <w:p w:rsidR="00F32B55" w:rsidRDefault="00F32B55" w:rsidP="005E1F8A">
      <w:pPr>
        <w:pStyle w:val="PargrafodaLista"/>
        <w:widowControl w:val="0"/>
        <w:spacing w:line="360" w:lineRule="auto"/>
        <w:ind w:left="390"/>
        <w:rPr>
          <w:lang w:val="en-US" w:eastAsia="pt-BR"/>
        </w:rPr>
      </w:pPr>
    </w:p>
    <w:p w:rsidR="00F32B55" w:rsidRDefault="00F32B55" w:rsidP="005E1F8A">
      <w:pPr>
        <w:pStyle w:val="PargrafodaLista"/>
        <w:widowControl w:val="0"/>
        <w:spacing w:line="360" w:lineRule="auto"/>
        <w:ind w:left="390"/>
        <w:rPr>
          <w:lang w:val="en-US" w:eastAsia="pt-BR"/>
        </w:rPr>
      </w:pPr>
    </w:p>
    <w:p w:rsidR="005E1F8A" w:rsidRDefault="005E1F8A" w:rsidP="005E1F8A">
      <w:pPr>
        <w:pStyle w:val="PargrafodaLista"/>
        <w:widowControl w:val="0"/>
        <w:numPr>
          <w:ilvl w:val="1"/>
          <w:numId w:val="23"/>
        </w:numPr>
        <w:spacing w:line="360" w:lineRule="auto"/>
        <w:rPr>
          <w:lang w:eastAsia="pt-BR"/>
        </w:rPr>
      </w:pPr>
      <w:r>
        <w:rPr>
          <w:lang w:eastAsia="pt-BR"/>
        </w:rPr>
        <w:t xml:space="preserve"> DIAGRAMA DE ATIVIDADE</w:t>
      </w:r>
    </w:p>
    <w:p w:rsidR="005E1F8A" w:rsidRDefault="005E1F8A" w:rsidP="005E1F8A">
      <w:pPr>
        <w:pStyle w:val="PargrafodaLista"/>
        <w:widowControl w:val="0"/>
        <w:spacing w:line="360" w:lineRule="auto"/>
        <w:rPr>
          <w:lang w:eastAsia="pt-BR"/>
        </w:rPr>
      </w:pPr>
    </w:p>
    <w:p w:rsidR="005E1F8A" w:rsidRDefault="0099382D" w:rsidP="005E1F8A">
      <w:pPr>
        <w:pStyle w:val="PargrafodaLista"/>
        <w:widowControl w:val="0"/>
        <w:numPr>
          <w:ilvl w:val="2"/>
          <w:numId w:val="23"/>
        </w:numPr>
        <w:spacing w:line="360" w:lineRule="auto"/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693420</wp:posOffset>
            </wp:positionV>
            <wp:extent cx="6379845" cy="6705600"/>
            <wp:effectExtent l="19050" t="0" r="1905" b="0"/>
            <wp:wrapSquare wrapText="bothSides"/>
            <wp:docPr id="29" name="Imagem 28" descr="ManterConta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ontaATIVIDADE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F8A">
        <w:rPr>
          <w:lang w:eastAsia="pt-BR"/>
        </w:rPr>
        <w:t>MANTER CONTAS</w:t>
      </w:r>
    </w:p>
    <w:p w:rsidR="005E1F8A" w:rsidRDefault="005E1F8A" w:rsidP="005E1F8A">
      <w:pPr>
        <w:widowControl w:val="0"/>
        <w:spacing w:line="360" w:lineRule="auto"/>
        <w:rPr>
          <w:lang w:eastAsia="pt-BR"/>
        </w:rPr>
      </w:pPr>
    </w:p>
    <w:p w:rsidR="005E1F8A" w:rsidRDefault="005E1F8A" w:rsidP="005E1F8A">
      <w:pPr>
        <w:widowControl w:val="0"/>
        <w:spacing w:line="360" w:lineRule="auto"/>
        <w:rPr>
          <w:lang w:eastAsia="pt-BR"/>
        </w:rPr>
      </w:pPr>
    </w:p>
    <w:p w:rsidR="005E1F8A" w:rsidRDefault="0099382D" w:rsidP="005E1F8A">
      <w:pPr>
        <w:pStyle w:val="PargrafodaLista"/>
        <w:widowControl w:val="0"/>
        <w:numPr>
          <w:ilvl w:val="2"/>
          <w:numId w:val="23"/>
        </w:numPr>
        <w:spacing w:line="360" w:lineRule="auto"/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367665</wp:posOffset>
            </wp:positionV>
            <wp:extent cx="6629400" cy="6972300"/>
            <wp:effectExtent l="19050" t="0" r="0" b="0"/>
            <wp:wrapSquare wrapText="bothSides"/>
            <wp:docPr id="30" name="Imagem 29" descr="ManterPagamento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PagamentoATIVIDADE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F8A">
        <w:rPr>
          <w:lang w:eastAsia="pt-BR"/>
        </w:rPr>
        <w:t>DIAGRAMA DE ATIVIDADE</w:t>
      </w:r>
    </w:p>
    <w:p w:rsidR="008F0C4A" w:rsidRDefault="008F0C4A" w:rsidP="00603F23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pStyle w:val="PargrafodaLista"/>
        <w:widowControl w:val="0"/>
        <w:numPr>
          <w:ilvl w:val="0"/>
          <w:numId w:val="31"/>
        </w:numPr>
        <w:spacing w:line="360" w:lineRule="auto"/>
        <w:rPr>
          <w:lang w:eastAsia="pt-BR"/>
        </w:rPr>
      </w:pPr>
      <w:r w:rsidRPr="005E1F8A">
        <w:rPr>
          <w:lang w:eastAsia="pt-BR"/>
        </w:rPr>
        <w:t>MODELAGEM DO BANCO DE DADOS</w:t>
      </w:r>
    </w:p>
    <w:p w:rsidR="00603F23" w:rsidRPr="005E1F8A" w:rsidRDefault="00603F23" w:rsidP="00603F23">
      <w:pPr>
        <w:pStyle w:val="PargrafodaLista"/>
        <w:widowControl w:val="0"/>
        <w:spacing w:line="360" w:lineRule="auto"/>
        <w:ind w:left="525"/>
        <w:rPr>
          <w:lang w:eastAsia="pt-BR"/>
        </w:rPr>
      </w:pPr>
      <w:bookmarkStart w:id="38" w:name="_GoBack"/>
      <w:r>
        <w:rPr>
          <w:noProof/>
          <w:lang w:eastAsia="pt-BR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759450" cy="8391525"/>
            <wp:effectExtent l="0" t="0" r="0" b="952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8"/>
    </w:p>
    <w:sectPr w:rsidR="00603F23" w:rsidRPr="005E1F8A" w:rsidSect="002456F9">
      <w:headerReference w:type="default" r:id="rId56"/>
      <w:pgSz w:w="11906" w:h="16838"/>
      <w:pgMar w:top="1701" w:right="1134" w:bottom="1134" w:left="1701" w:header="1134" w:footer="567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3" w:author="Silvia Helena" w:date="2018-06-27T13:04:00Z" w:initials="SH">
    <w:p w:rsidR="00E372D1" w:rsidRDefault="00E372D1">
      <w:pPr>
        <w:pStyle w:val="Textodecomentrio"/>
        <w:rPr>
          <w:b/>
          <w:caps/>
        </w:rPr>
      </w:pPr>
      <w:r>
        <w:rPr>
          <w:rStyle w:val="Refdecomentrio"/>
        </w:rPr>
        <w:annotationRef/>
      </w:r>
    </w:p>
    <w:p w:rsidR="00E372D1" w:rsidRDefault="00E372D1">
      <w:pPr>
        <w:pStyle w:val="Textodecomentrio"/>
        <w:rPr>
          <w:b/>
          <w:caps/>
        </w:rPr>
      </w:pPr>
    </w:p>
    <w:p w:rsidR="00E372D1" w:rsidRDefault="00E372D1">
      <w:pPr>
        <w:pStyle w:val="Textodecomentrio"/>
      </w:pPr>
      <w:r>
        <w:rPr>
          <w:b/>
          <w:caps/>
        </w:rPr>
        <w:t>por que esse requisito novamente</w:t>
      </w:r>
      <w:proofErr w:type="gramStart"/>
      <w:r>
        <w:rPr>
          <w:b/>
          <w:caps/>
        </w:rPr>
        <w:t>???</w:t>
      </w:r>
      <w:proofErr w:type="gramEnd"/>
      <w:r>
        <w:rPr>
          <w:b/>
          <w:caps/>
        </w:rPr>
        <w:t xml:space="preserve"> É OUTRO RAPAI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3E8AA4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033C" w:rsidRDefault="00DF033C" w:rsidP="002456F9">
      <w:pPr>
        <w:spacing w:after="0" w:line="240" w:lineRule="auto"/>
      </w:pPr>
      <w:r>
        <w:separator/>
      </w:r>
    </w:p>
  </w:endnote>
  <w:endnote w:type="continuationSeparator" w:id="0">
    <w:p w:rsidR="00DF033C" w:rsidRDefault="00DF033C" w:rsidP="00245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2D1" w:rsidRDefault="00E372D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033C" w:rsidRDefault="00DF033C" w:rsidP="002456F9">
      <w:pPr>
        <w:spacing w:after="0" w:line="240" w:lineRule="auto"/>
      </w:pPr>
      <w:r>
        <w:separator/>
      </w:r>
    </w:p>
  </w:footnote>
  <w:footnote w:type="continuationSeparator" w:id="0">
    <w:p w:rsidR="00DF033C" w:rsidRDefault="00DF033C" w:rsidP="002456F9">
      <w:pPr>
        <w:spacing w:after="0" w:line="240" w:lineRule="auto"/>
      </w:pPr>
      <w:r>
        <w:continuationSeparator/>
      </w:r>
    </w:p>
  </w:footnote>
  <w:footnote w:id="1">
    <w:p w:rsidR="00E372D1" w:rsidRDefault="00E372D1">
      <w:pPr>
        <w:pStyle w:val="Textodenotaderodap"/>
      </w:pPr>
      <w:r>
        <w:rPr>
          <w:rStyle w:val="Refdenotaderodap"/>
        </w:rPr>
        <w:footnoteRef/>
      </w:r>
      <w:r>
        <w:t xml:space="preserve"> O Serviço Brasileiro de Apoio às Micro e Pequenas Empresas (</w:t>
      </w:r>
      <w:proofErr w:type="spellStart"/>
      <w:proofErr w:type="gramStart"/>
      <w:r>
        <w:t>Sebrae</w:t>
      </w:r>
      <w:proofErr w:type="spellEnd"/>
      <w:proofErr w:type="gramEnd"/>
      <w:r>
        <w:t>) é uma entidade privada que promove a competitividade e o desenvolvimento sustentável dos empreendimentos de micro e pequeno porte.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2D1" w:rsidRDefault="00E372D1">
    <w:pPr>
      <w:pStyle w:val="Cabealho"/>
      <w:jc w:val="right"/>
    </w:pPr>
  </w:p>
  <w:p w:rsidR="00E372D1" w:rsidRDefault="00E372D1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2D1" w:rsidRDefault="00E372D1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9083044"/>
    </w:sdtPr>
    <w:sdtContent>
      <w:p w:rsidR="00E372D1" w:rsidRDefault="006867CB">
        <w:pPr>
          <w:pStyle w:val="Cabealho"/>
          <w:jc w:val="right"/>
        </w:pPr>
        <w:r>
          <w:fldChar w:fldCharType="begin"/>
        </w:r>
        <w:r w:rsidR="00E372D1">
          <w:instrText>PAGE   \* MERGEFORMAT</w:instrText>
        </w:r>
        <w:r>
          <w:fldChar w:fldCharType="separate"/>
        </w:r>
        <w:r w:rsidR="0004199C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E372D1" w:rsidRDefault="00E372D1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42610"/>
    <w:multiLevelType w:val="multilevel"/>
    <w:tmpl w:val="02442610"/>
    <w:lvl w:ilvl="0">
      <w:start w:val="11"/>
      <w:numFmt w:val="decimal"/>
      <w:lvlText w:val="%1."/>
      <w:lvlJc w:val="left"/>
      <w:pPr>
        <w:ind w:left="527" w:hanging="52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95" w:hanging="5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61" w:hanging="52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27" w:hanging="52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7" w:hanging="52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7" w:hanging="52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" w:hanging="52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7" w:hanging="527"/>
      </w:pPr>
      <w:rPr>
        <w:rFonts w:hint="default"/>
      </w:rPr>
    </w:lvl>
  </w:abstractNum>
  <w:abstractNum w:abstractNumId="1">
    <w:nsid w:val="02772E6A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>
    <w:nsid w:val="03421DBC"/>
    <w:multiLevelType w:val="multilevel"/>
    <w:tmpl w:val="03421DBC"/>
    <w:lvl w:ilvl="0">
      <w:start w:val="17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>
    <w:nsid w:val="04096E73"/>
    <w:multiLevelType w:val="multilevel"/>
    <w:tmpl w:val="04096E73"/>
    <w:lvl w:ilvl="0">
      <w:start w:val="15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44D243A"/>
    <w:multiLevelType w:val="multilevel"/>
    <w:tmpl w:val="044D24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>
    <w:nsid w:val="04D34D08"/>
    <w:multiLevelType w:val="multilevel"/>
    <w:tmpl w:val="D5FCE198"/>
    <w:lvl w:ilvl="0">
      <w:start w:val="14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6">
    <w:nsid w:val="085F4696"/>
    <w:multiLevelType w:val="multilevel"/>
    <w:tmpl w:val="085F4696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0A341BD6"/>
    <w:multiLevelType w:val="multilevel"/>
    <w:tmpl w:val="0A341BD6"/>
    <w:lvl w:ilvl="0">
      <w:start w:val="10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5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8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2160"/>
      </w:pPr>
      <w:rPr>
        <w:rFonts w:hint="default"/>
      </w:rPr>
    </w:lvl>
  </w:abstractNum>
  <w:abstractNum w:abstractNumId="8">
    <w:nsid w:val="0AFE510B"/>
    <w:multiLevelType w:val="multilevel"/>
    <w:tmpl w:val="0AFE510B"/>
    <w:lvl w:ilvl="0">
      <w:start w:val="12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0CA72190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0">
    <w:nsid w:val="0D3A2CD6"/>
    <w:multiLevelType w:val="multilevel"/>
    <w:tmpl w:val="0D3A2CD6"/>
    <w:lvl w:ilvl="0">
      <w:start w:val="9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0F544C74"/>
    <w:multiLevelType w:val="multilevel"/>
    <w:tmpl w:val="0F544C7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19B2005C"/>
    <w:multiLevelType w:val="multilevel"/>
    <w:tmpl w:val="19B2005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1AD229B2"/>
    <w:multiLevelType w:val="multilevel"/>
    <w:tmpl w:val="7FBE3108"/>
    <w:lvl w:ilvl="0">
      <w:start w:val="15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4">
    <w:nsid w:val="21B2541E"/>
    <w:multiLevelType w:val="multilevel"/>
    <w:tmpl w:val="7FBE3108"/>
    <w:lvl w:ilvl="0">
      <w:start w:val="15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5">
    <w:nsid w:val="22315D10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>
    <w:nsid w:val="25D772E4"/>
    <w:multiLevelType w:val="multilevel"/>
    <w:tmpl w:val="25D772E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7">
    <w:nsid w:val="273258A5"/>
    <w:multiLevelType w:val="multilevel"/>
    <w:tmpl w:val="273258A5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8">
    <w:nsid w:val="28592160"/>
    <w:multiLevelType w:val="multilevel"/>
    <w:tmpl w:val="28592160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>
    <w:nsid w:val="2AA24D59"/>
    <w:multiLevelType w:val="multilevel"/>
    <w:tmpl w:val="2AA24D59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2F982571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">
    <w:nsid w:val="33952B53"/>
    <w:multiLevelType w:val="multilevel"/>
    <w:tmpl w:val="33952B5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2E2442"/>
    <w:multiLevelType w:val="multilevel"/>
    <w:tmpl w:val="372E2442"/>
    <w:lvl w:ilvl="0">
      <w:start w:val="1"/>
      <w:numFmt w:val="decimal"/>
      <w:lvlText w:val="%1."/>
      <w:lvlJc w:val="center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eastAsiaTheme="minorHAnsi" w:cs="Arial"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eastAsiaTheme="minorHAnsi" w:cs="Arial"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eastAsiaTheme="minorHAnsi" w:cs="Arial"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eastAsiaTheme="minorHAnsi" w:cs="Arial"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eastAsiaTheme="minorHAnsi" w:cs="Arial"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eastAsiaTheme="minorHAnsi" w:cs="Arial"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eastAsiaTheme="minorHAnsi" w:cs="Arial"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eastAsiaTheme="minorHAnsi" w:cs="Arial" w:hint="default"/>
      </w:rPr>
    </w:lvl>
  </w:abstractNum>
  <w:abstractNum w:abstractNumId="23">
    <w:nsid w:val="439317EF"/>
    <w:multiLevelType w:val="multilevel"/>
    <w:tmpl w:val="9D2C368A"/>
    <w:lvl w:ilvl="0">
      <w:start w:val="12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24">
    <w:nsid w:val="449B2416"/>
    <w:multiLevelType w:val="multilevel"/>
    <w:tmpl w:val="449B2416"/>
    <w:lvl w:ilvl="0">
      <w:start w:val="14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5">
    <w:nsid w:val="48A63FD9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nsid w:val="49C7192D"/>
    <w:multiLevelType w:val="multilevel"/>
    <w:tmpl w:val="26609418"/>
    <w:lvl w:ilvl="0">
      <w:start w:val="13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27">
    <w:nsid w:val="4C6B72BA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8">
    <w:nsid w:val="51416095"/>
    <w:multiLevelType w:val="multilevel"/>
    <w:tmpl w:val="51416095"/>
    <w:lvl w:ilvl="0">
      <w:start w:val="4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29">
    <w:nsid w:val="6624365C"/>
    <w:multiLevelType w:val="multilevel"/>
    <w:tmpl w:val="6624365C"/>
    <w:lvl w:ilvl="0">
      <w:start w:val="13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>
    <w:nsid w:val="6D302870"/>
    <w:multiLevelType w:val="multilevel"/>
    <w:tmpl w:val="6D30287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31">
    <w:nsid w:val="771F2810"/>
    <w:multiLevelType w:val="multilevel"/>
    <w:tmpl w:val="771F2810"/>
    <w:lvl w:ilvl="0">
      <w:start w:val="10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0" w:hanging="14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2">
    <w:nsid w:val="7ADA474D"/>
    <w:multiLevelType w:val="multilevel"/>
    <w:tmpl w:val="7ADA474D"/>
    <w:lvl w:ilvl="0">
      <w:start w:val="16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0"/>
  </w:num>
  <w:num w:numId="2">
    <w:abstractNumId w:val="22"/>
  </w:num>
  <w:num w:numId="3">
    <w:abstractNumId w:val="21"/>
  </w:num>
  <w:num w:numId="4">
    <w:abstractNumId w:val="17"/>
  </w:num>
  <w:num w:numId="5">
    <w:abstractNumId w:val="16"/>
  </w:num>
  <w:num w:numId="6">
    <w:abstractNumId w:val="28"/>
  </w:num>
  <w:num w:numId="7">
    <w:abstractNumId w:val="11"/>
  </w:num>
  <w:num w:numId="8">
    <w:abstractNumId w:val="18"/>
  </w:num>
  <w:num w:numId="9">
    <w:abstractNumId w:val="6"/>
  </w:num>
  <w:num w:numId="10">
    <w:abstractNumId w:val="19"/>
  </w:num>
  <w:num w:numId="11">
    <w:abstractNumId w:val="10"/>
  </w:num>
  <w:num w:numId="12">
    <w:abstractNumId w:val="31"/>
  </w:num>
  <w:num w:numId="13">
    <w:abstractNumId w:val="7"/>
  </w:num>
  <w:num w:numId="14">
    <w:abstractNumId w:val="0"/>
  </w:num>
  <w:num w:numId="15">
    <w:abstractNumId w:val="8"/>
  </w:num>
  <w:num w:numId="16">
    <w:abstractNumId w:val="29"/>
  </w:num>
  <w:num w:numId="17">
    <w:abstractNumId w:val="24"/>
  </w:num>
  <w:num w:numId="18">
    <w:abstractNumId w:val="3"/>
  </w:num>
  <w:num w:numId="19">
    <w:abstractNumId w:val="32"/>
  </w:num>
  <w:num w:numId="20">
    <w:abstractNumId w:val="2"/>
  </w:num>
  <w:num w:numId="21">
    <w:abstractNumId w:val="4"/>
  </w:num>
  <w:num w:numId="22">
    <w:abstractNumId w:val="12"/>
  </w:num>
  <w:num w:numId="23">
    <w:abstractNumId w:val="25"/>
  </w:num>
  <w:num w:numId="24">
    <w:abstractNumId w:val="9"/>
  </w:num>
  <w:num w:numId="25">
    <w:abstractNumId w:val="27"/>
  </w:num>
  <w:num w:numId="26">
    <w:abstractNumId w:val="15"/>
  </w:num>
  <w:num w:numId="27">
    <w:abstractNumId w:val="1"/>
  </w:num>
  <w:num w:numId="28">
    <w:abstractNumId w:val="23"/>
  </w:num>
  <w:num w:numId="29">
    <w:abstractNumId w:val="26"/>
  </w:num>
  <w:num w:numId="30">
    <w:abstractNumId w:val="5"/>
  </w:num>
  <w:num w:numId="31">
    <w:abstractNumId w:val="14"/>
  </w:num>
  <w:num w:numId="32">
    <w:abstractNumId w:val="13"/>
  </w:num>
  <w:num w:numId="33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FATEC">
    <w15:presenceInfo w15:providerId="None" w15:userId="FATEC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hyphenationZone w:val="425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</w:compat>
  <w:rsids>
    <w:rsidRoot w:val="00362446"/>
    <w:rsid w:val="00004034"/>
    <w:rsid w:val="00004514"/>
    <w:rsid w:val="00012DE7"/>
    <w:rsid w:val="0001356F"/>
    <w:rsid w:val="00013B00"/>
    <w:rsid w:val="00013F0B"/>
    <w:rsid w:val="000164A1"/>
    <w:rsid w:val="0002145E"/>
    <w:rsid w:val="00032068"/>
    <w:rsid w:val="000322D6"/>
    <w:rsid w:val="000331A3"/>
    <w:rsid w:val="0004199C"/>
    <w:rsid w:val="000464F2"/>
    <w:rsid w:val="00047DB9"/>
    <w:rsid w:val="00052AC9"/>
    <w:rsid w:val="00053685"/>
    <w:rsid w:val="00055D5E"/>
    <w:rsid w:val="000565E4"/>
    <w:rsid w:val="00056D7D"/>
    <w:rsid w:val="00061BA3"/>
    <w:rsid w:val="000645E9"/>
    <w:rsid w:val="00066B3E"/>
    <w:rsid w:val="000738F2"/>
    <w:rsid w:val="00075F94"/>
    <w:rsid w:val="000821CA"/>
    <w:rsid w:val="00082A28"/>
    <w:rsid w:val="00085C9F"/>
    <w:rsid w:val="00092D5C"/>
    <w:rsid w:val="000A300F"/>
    <w:rsid w:val="000A70C8"/>
    <w:rsid w:val="000A7173"/>
    <w:rsid w:val="000B0D68"/>
    <w:rsid w:val="000B175F"/>
    <w:rsid w:val="000B2CE1"/>
    <w:rsid w:val="000C18EE"/>
    <w:rsid w:val="000C4D09"/>
    <w:rsid w:val="000C68CA"/>
    <w:rsid w:val="000D39D9"/>
    <w:rsid w:val="000E318D"/>
    <w:rsid w:val="000F1010"/>
    <w:rsid w:val="0010215C"/>
    <w:rsid w:val="00104C99"/>
    <w:rsid w:val="00111A77"/>
    <w:rsid w:val="0011308B"/>
    <w:rsid w:val="001136BE"/>
    <w:rsid w:val="00116A08"/>
    <w:rsid w:val="00120A31"/>
    <w:rsid w:val="001307C3"/>
    <w:rsid w:val="00132B52"/>
    <w:rsid w:val="001346FF"/>
    <w:rsid w:val="00141ECE"/>
    <w:rsid w:val="00142914"/>
    <w:rsid w:val="001430BE"/>
    <w:rsid w:val="00145598"/>
    <w:rsid w:val="0014584C"/>
    <w:rsid w:val="00147325"/>
    <w:rsid w:val="00147D8A"/>
    <w:rsid w:val="00150678"/>
    <w:rsid w:val="00154E17"/>
    <w:rsid w:val="0015681E"/>
    <w:rsid w:val="00157E1F"/>
    <w:rsid w:val="001631DB"/>
    <w:rsid w:val="00163260"/>
    <w:rsid w:val="00164060"/>
    <w:rsid w:val="001663EC"/>
    <w:rsid w:val="001667CD"/>
    <w:rsid w:val="00183014"/>
    <w:rsid w:val="001977F0"/>
    <w:rsid w:val="001A0FC4"/>
    <w:rsid w:val="001A6C8D"/>
    <w:rsid w:val="001B7AB0"/>
    <w:rsid w:val="001C6275"/>
    <w:rsid w:val="001F04D9"/>
    <w:rsid w:val="001F096B"/>
    <w:rsid w:val="001F1482"/>
    <w:rsid w:val="001F2227"/>
    <w:rsid w:val="001F50A2"/>
    <w:rsid w:val="001F624B"/>
    <w:rsid w:val="001F7372"/>
    <w:rsid w:val="001F787C"/>
    <w:rsid w:val="00201309"/>
    <w:rsid w:val="00214495"/>
    <w:rsid w:val="0021479F"/>
    <w:rsid w:val="00220CAA"/>
    <w:rsid w:val="00223D3F"/>
    <w:rsid w:val="00225C1F"/>
    <w:rsid w:val="00234C7C"/>
    <w:rsid w:val="002368CC"/>
    <w:rsid w:val="00244071"/>
    <w:rsid w:val="002456F9"/>
    <w:rsid w:val="00247FF7"/>
    <w:rsid w:val="0025385C"/>
    <w:rsid w:val="002551EE"/>
    <w:rsid w:val="00256CD8"/>
    <w:rsid w:val="00257581"/>
    <w:rsid w:val="00261257"/>
    <w:rsid w:val="002628EB"/>
    <w:rsid w:val="00266A1B"/>
    <w:rsid w:val="0027135A"/>
    <w:rsid w:val="002819FC"/>
    <w:rsid w:val="002824A5"/>
    <w:rsid w:val="00282FA1"/>
    <w:rsid w:val="00283762"/>
    <w:rsid w:val="00291824"/>
    <w:rsid w:val="00294EB1"/>
    <w:rsid w:val="002965BE"/>
    <w:rsid w:val="002966B5"/>
    <w:rsid w:val="002B56DF"/>
    <w:rsid w:val="002C008B"/>
    <w:rsid w:val="002C3417"/>
    <w:rsid w:val="002C46B9"/>
    <w:rsid w:val="002E280B"/>
    <w:rsid w:val="002E3073"/>
    <w:rsid w:val="002E332E"/>
    <w:rsid w:val="002E53A2"/>
    <w:rsid w:val="002E609B"/>
    <w:rsid w:val="002E77A3"/>
    <w:rsid w:val="002F4AB4"/>
    <w:rsid w:val="002F7984"/>
    <w:rsid w:val="0030323F"/>
    <w:rsid w:val="00310731"/>
    <w:rsid w:val="00310ED0"/>
    <w:rsid w:val="00311376"/>
    <w:rsid w:val="0031591D"/>
    <w:rsid w:val="00320FEA"/>
    <w:rsid w:val="0032283A"/>
    <w:rsid w:val="00323444"/>
    <w:rsid w:val="003276AB"/>
    <w:rsid w:val="0034493B"/>
    <w:rsid w:val="00345782"/>
    <w:rsid w:val="0034612C"/>
    <w:rsid w:val="00346785"/>
    <w:rsid w:val="00356215"/>
    <w:rsid w:val="00362446"/>
    <w:rsid w:val="0037347F"/>
    <w:rsid w:val="003746D6"/>
    <w:rsid w:val="00374E0D"/>
    <w:rsid w:val="003759DA"/>
    <w:rsid w:val="00377A09"/>
    <w:rsid w:val="003820DF"/>
    <w:rsid w:val="00384E6F"/>
    <w:rsid w:val="00393F86"/>
    <w:rsid w:val="003967BF"/>
    <w:rsid w:val="003A134B"/>
    <w:rsid w:val="003A41A5"/>
    <w:rsid w:val="003B5278"/>
    <w:rsid w:val="003B625B"/>
    <w:rsid w:val="003C01AD"/>
    <w:rsid w:val="003C1B87"/>
    <w:rsid w:val="003C1D4B"/>
    <w:rsid w:val="003C24D8"/>
    <w:rsid w:val="003C2E4F"/>
    <w:rsid w:val="003D2FC9"/>
    <w:rsid w:val="003D45F3"/>
    <w:rsid w:val="003E7DC9"/>
    <w:rsid w:val="003F15FA"/>
    <w:rsid w:val="003F2D50"/>
    <w:rsid w:val="00401DDF"/>
    <w:rsid w:val="00410285"/>
    <w:rsid w:val="00413D38"/>
    <w:rsid w:val="0041791D"/>
    <w:rsid w:val="00421158"/>
    <w:rsid w:val="00426928"/>
    <w:rsid w:val="00427888"/>
    <w:rsid w:val="00446C28"/>
    <w:rsid w:val="004504D0"/>
    <w:rsid w:val="00454EFB"/>
    <w:rsid w:val="00463ACC"/>
    <w:rsid w:val="004664A6"/>
    <w:rsid w:val="00466D58"/>
    <w:rsid w:val="00467005"/>
    <w:rsid w:val="00467B8E"/>
    <w:rsid w:val="0047284A"/>
    <w:rsid w:val="00472CCC"/>
    <w:rsid w:val="004753B9"/>
    <w:rsid w:val="00475A99"/>
    <w:rsid w:val="0047686E"/>
    <w:rsid w:val="004A41D2"/>
    <w:rsid w:val="004A44A4"/>
    <w:rsid w:val="004B64E5"/>
    <w:rsid w:val="004B69E8"/>
    <w:rsid w:val="004B7292"/>
    <w:rsid w:val="004C5A22"/>
    <w:rsid w:val="004C5D20"/>
    <w:rsid w:val="004D0145"/>
    <w:rsid w:val="004E0B24"/>
    <w:rsid w:val="004E131B"/>
    <w:rsid w:val="004F127C"/>
    <w:rsid w:val="004F5C8F"/>
    <w:rsid w:val="00501DC6"/>
    <w:rsid w:val="00506F02"/>
    <w:rsid w:val="00520197"/>
    <w:rsid w:val="00522147"/>
    <w:rsid w:val="00527E95"/>
    <w:rsid w:val="00532A69"/>
    <w:rsid w:val="00536789"/>
    <w:rsid w:val="005537DE"/>
    <w:rsid w:val="005603B5"/>
    <w:rsid w:val="00564E7B"/>
    <w:rsid w:val="005659E9"/>
    <w:rsid w:val="005678D0"/>
    <w:rsid w:val="00577BFA"/>
    <w:rsid w:val="005858C2"/>
    <w:rsid w:val="00585E27"/>
    <w:rsid w:val="00594CEA"/>
    <w:rsid w:val="005A2FDD"/>
    <w:rsid w:val="005A3215"/>
    <w:rsid w:val="005A42EC"/>
    <w:rsid w:val="005B1A90"/>
    <w:rsid w:val="005B5B5E"/>
    <w:rsid w:val="005B5BE9"/>
    <w:rsid w:val="005B6D80"/>
    <w:rsid w:val="005C4855"/>
    <w:rsid w:val="005C615F"/>
    <w:rsid w:val="005D0FD3"/>
    <w:rsid w:val="005D33A4"/>
    <w:rsid w:val="005D7152"/>
    <w:rsid w:val="005E1F8A"/>
    <w:rsid w:val="005E3EF3"/>
    <w:rsid w:val="005E76B6"/>
    <w:rsid w:val="005F0419"/>
    <w:rsid w:val="005F180E"/>
    <w:rsid w:val="005F25C4"/>
    <w:rsid w:val="005F4637"/>
    <w:rsid w:val="005F519B"/>
    <w:rsid w:val="005F5DDC"/>
    <w:rsid w:val="00603F23"/>
    <w:rsid w:val="00605DD3"/>
    <w:rsid w:val="006175AC"/>
    <w:rsid w:val="00622248"/>
    <w:rsid w:val="006235CB"/>
    <w:rsid w:val="006246E3"/>
    <w:rsid w:val="00624C52"/>
    <w:rsid w:val="0062525B"/>
    <w:rsid w:val="00626176"/>
    <w:rsid w:val="006407EA"/>
    <w:rsid w:val="0064137E"/>
    <w:rsid w:val="006434DB"/>
    <w:rsid w:val="00643BC4"/>
    <w:rsid w:val="00644F25"/>
    <w:rsid w:val="00646305"/>
    <w:rsid w:val="00651C7C"/>
    <w:rsid w:val="0065265B"/>
    <w:rsid w:val="0065321B"/>
    <w:rsid w:val="00656C43"/>
    <w:rsid w:val="0066502E"/>
    <w:rsid w:val="006655E8"/>
    <w:rsid w:val="00670116"/>
    <w:rsid w:val="00673F81"/>
    <w:rsid w:val="006751FD"/>
    <w:rsid w:val="00682B76"/>
    <w:rsid w:val="006865D0"/>
    <w:rsid w:val="006867CB"/>
    <w:rsid w:val="006A03AF"/>
    <w:rsid w:val="006A5A52"/>
    <w:rsid w:val="006B0388"/>
    <w:rsid w:val="006B0AE3"/>
    <w:rsid w:val="006B68E0"/>
    <w:rsid w:val="006B6B3A"/>
    <w:rsid w:val="006C2032"/>
    <w:rsid w:val="006C5DEB"/>
    <w:rsid w:val="006D2287"/>
    <w:rsid w:val="006D35D5"/>
    <w:rsid w:val="006D413D"/>
    <w:rsid w:val="006F3B8E"/>
    <w:rsid w:val="006F790D"/>
    <w:rsid w:val="0070049A"/>
    <w:rsid w:val="00706088"/>
    <w:rsid w:val="007062D0"/>
    <w:rsid w:val="007064D2"/>
    <w:rsid w:val="00706685"/>
    <w:rsid w:val="00714F11"/>
    <w:rsid w:val="00715845"/>
    <w:rsid w:val="00720DF9"/>
    <w:rsid w:val="0073469A"/>
    <w:rsid w:val="007353E8"/>
    <w:rsid w:val="00740C67"/>
    <w:rsid w:val="007463B3"/>
    <w:rsid w:val="00746C7D"/>
    <w:rsid w:val="00763514"/>
    <w:rsid w:val="0076673F"/>
    <w:rsid w:val="0076691A"/>
    <w:rsid w:val="00767BA5"/>
    <w:rsid w:val="007758DB"/>
    <w:rsid w:val="007804DD"/>
    <w:rsid w:val="00787650"/>
    <w:rsid w:val="007955EF"/>
    <w:rsid w:val="007966C8"/>
    <w:rsid w:val="007B0B5B"/>
    <w:rsid w:val="007B1FF5"/>
    <w:rsid w:val="007B4F9C"/>
    <w:rsid w:val="007B5338"/>
    <w:rsid w:val="007C0953"/>
    <w:rsid w:val="007C7459"/>
    <w:rsid w:val="007D488F"/>
    <w:rsid w:val="007D55AD"/>
    <w:rsid w:val="007E3781"/>
    <w:rsid w:val="007F097A"/>
    <w:rsid w:val="007F5DC5"/>
    <w:rsid w:val="00801D21"/>
    <w:rsid w:val="00802C5C"/>
    <w:rsid w:val="0081010F"/>
    <w:rsid w:val="0082193C"/>
    <w:rsid w:val="00822E89"/>
    <w:rsid w:val="008321FA"/>
    <w:rsid w:val="00834B8A"/>
    <w:rsid w:val="008406E9"/>
    <w:rsid w:val="00840C11"/>
    <w:rsid w:val="0084139F"/>
    <w:rsid w:val="00842CCC"/>
    <w:rsid w:val="0084328B"/>
    <w:rsid w:val="008462BB"/>
    <w:rsid w:val="0084730F"/>
    <w:rsid w:val="00847F67"/>
    <w:rsid w:val="008512F3"/>
    <w:rsid w:val="00856FE8"/>
    <w:rsid w:val="00860DA8"/>
    <w:rsid w:val="0086286A"/>
    <w:rsid w:val="00881F7C"/>
    <w:rsid w:val="00882431"/>
    <w:rsid w:val="00883574"/>
    <w:rsid w:val="008838CA"/>
    <w:rsid w:val="00886C8D"/>
    <w:rsid w:val="008903FE"/>
    <w:rsid w:val="00892821"/>
    <w:rsid w:val="00895ACC"/>
    <w:rsid w:val="008A0908"/>
    <w:rsid w:val="008A7EAB"/>
    <w:rsid w:val="008B12B7"/>
    <w:rsid w:val="008B5ED7"/>
    <w:rsid w:val="008C0EC7"/>
    <w:rsid w:val="008C537D"/>
    <w:rsid w:val="008C73FF"/>
    <w:rsid w:val="008D188A"/>
    <w:rsid w:val="008D2A92"/>
    <w:rsid w:val="008D2F48"/>
    <w:rsid w:val="008E1D17"/>
    <w:rsid w:val="008E3676"/>
    <w:rsid w:val="008E4567"/>
    <w:rsid w:val="008F0C4A"/>
    <w:rsid w:val="00903844"/>
    <w:rsid w:val="00906EF6"/>
    <w:rsid w:val="009078AB"/>
    <w:rsid w:val="00914B56"/>
    <w:rsid w:val="00921D75"/>
    <w:rsid w:val="009247BF"/>
    <w:rsid w:val="0093442C"/>
    <w:rsid w:val="00937194"/>
    <w:rsid w:val="00937D8B"/>
    <w:rsid w:val="00950EAE"/>
    <w:rsid w:val="00950EFA"/>
    <w:rsid w:val="00956FB4"/>
    <w:rsid w:val="00963E34"/>
    <w:rsid w:val="00964A1C"/>
    <w:rsid w:val="00970E8B"/>
    <w:rsid w:val="0097266C"/>
    <w:rsid w:val="009878D6"/>
    <w:rsid w:val="0099382D"/>
    <w:rsid w:val="00997581"/>
    <w:rsid w:val="009B0A84"/>
    <w:rsid w:val="009B1787"/>
    <w:rsid w:val="009B2A56"/>
    <w:rsid w:val="009C0972"/>
    <w:rsid w:val="009D5334"/>
    <w:rsid w:val="009D7108"/>
    <w:rsid w:val="009E0D41"/>
    <w:rsid w:val="009E462E"/>
    <w:rsid w:val="009E751A"/>
    <w:rsid w:val="00A04804"/>
    <w:rsid w:val="00A12595"/>
    <w:rsid w:val="00A12DAC"/>
    <w:rsid w:val="00A2794B"/>
    <w:rsid w:val="00A30A28"/>
    <w:rsid w:val="00A313B4"/>
    <w:rsid w:val="00A35DA6"/>
    <w:rsid w:val="00A40A51"/>
    <w:rsid w:val="00A43141"/>
    <w:rsid w:val="00A4467C"/>
    <w:rsid w:val="00A46012"/>
    <w:rsid w:val="00A47CBC"/>
    <w:rsid w:val="00A53313"/>
    <w:rsid w:val="00A622B0"/>
    <w:rsid w:val="00A623B9"/>
    <w:rsid w:val="00A66375"/>
    <w:rsid w:val="00A6669C"/>
    <w:rsid w:val="00A71CF3"/>
    <w:rsid w:val="00A748FA"/>
    <w:rsid w:val="00A803DC"/>
    <w:rsid w:val="00A84270"/>
    <w:rsid w:val="00A8637B"/>
    <w:rsid w:val="00A91BAF"/>
    <w:rsid w:val="00AA2E60"/>
    <w:rsid w:val="00AA381A"/>
    <w:rsid w:val="00AA4067"/>
    <w:rsid w:val="00AA5375"/>
    <w:rsid w:val="00AB71C2"/>
    <w:rsid w:val="00AC0838"/>
    <w:rsid w:val="00AD4E64"/>
    <w:rsid w:val="00AD7C30"/>
    <w:rsid w:val="00AD7FB7"/>
    <w:rsid w:val="00AE6C10"/>
    <w:rsid w:val="00AF45AB"/>
    <w:rsid w:val="00B01ABD"/>
    <w:rsid w:val="00B02933"/>
    <w:rsid w:val="00B02D32"/>
    <w:rsid w:val="00B06F60"/>
    <w:rsid w:val="00B072A4"/>
    <w:rsid w:val="00B073C9"/>
    <w:rsid w:val="00B22252"/>
    <w:rsid w:val="00B247EE"/>
    <w:rsid w:val="00B34A98"/>
    <w:rsid w:val="00B362CE"/>
    <w:rsid w:val="00B44BA3"/>
    <w:rsid w:val="00B4547E"/>
    <w:rsid w:val="00B45DE2"/>
    <w:rsid w:val="00B47D66"/>
    <w:rsid w:val="00B536CC"/>
    <w:rsid w:val="00B53D41"/>
    <w:rsid w:val="00B609A7"/>
    <w:rsid w:val="00B60E92"/>
    <w:rsid w:val="00B66532"/>
    <w:rsid w:val="00B70AE5"/>
    <w:rsid w:val="00B73F71"/>
    <w:rsid w:val="00B80EB2"/>
    <w:rsid w:val="00B93151"/>
    <w:rsid w:val="00BA4149"/>
    <w:rsid w:val="00BA6527"/>
    <w:rsid w:val="00BA6CC0"/>
    <w:rsid w:val="00BC3682"/>
    <w:rsid w:val="00BD0CB4"/>
    <w:rsid w:val="00BD2408"/>
    <w:rsid w:val="00BD4BFD"/>
    <w:rsid w:val="00BE0459"/>
    <w:rsid w:val="00BE051B"/>
    <w:rsid w:val="00BE1C0D"/>
    <w:rsid w:val="00BE7893"/>
    <w:rsid w:val="00BF27C7"/>
    <w:rsid w:val="00BF2AE5"/>
    <w:rsid w:val="00C01AA5"/>
    <w:rsid w:val="00C107B7"/>
    <w:rsid w:val="00C11641"/>
    <w:rsid w:val="00C217AF"/>
    <w:rsid w:val="00C41BBB"/>
    <w:rsid w:val="00C438EB"/>
    <w:rsid w:val="00C50D5C"/>
    <w:rsid w:val="00C530A5"/>
    <w:rsid w:val="00C55E88"/>
    <w:rsid w:val="00C575A6"/>
    <w:rsid w:val="00C63806"/>
    <w:rsid w:val="00C72F0E"/>
    <w:rsid w:val="00C80845"/>
    <w:rsid w:val="00C86DE9"/>
    <w:rsid w:val="00C87A9B"/>
    <w:rsid w:val="00C87A9F"/>
    <w:rsid w:val="00C95B1D"/>
    <w:rsid w:val="00C97685"/>
    <w:rsid w:val="00C97907"/>
    <w:rsid w:val="00CA5C0B"/>
    <w:rsid w:val="00CB1DD3"/>
    <w:rsid w:val="00CB5305"/>
    <w:rsid w:val="00CC0374"/>
    <w:rsid w:val="00CC0B5F"/>
    <w:rsid w:val="00CC377A"/>
    <w:rsid w:val="00CC48FE"/>
    <w:rsid w:val="00CC6762"/>
    <w:rsid w:val="00CD0D40"/>
    <w:rsid w:val="00CD2DA6"/>
    <w:rsid w:val="00CD394F"/>
    <w:rsid w:val="00CD4294"/>
    <w:rsid w:val="00CE11CC"/>
    <w:rsid w:val="00CE1586"/>
    <w:rsid w:val="00CE388E"/>
    <w:rsid w:val="00CE6AF1"/>
    <w:rsid w:val="00CE7056"/>
    <w:rsid w:val="00CF40CE"/>
    <w:rsid w:val="00D053D7"/>
    <w:rsid w:val="00D067FA"/>
    <w:rsid w:val="00D16592"/>
    <w:rsid w:val="00D24A39"/>
    <w:rsid w:val="00D35788"/>
    <w:rsid w:val="00D37256"/>
    <w:rsid w:val="00D41FC5"/>
    <w:rsid w:val="00D42E24"/>
    <w:rsid w:val="00D445D9"/>
    <w:rsid w:val="00D44F77"/>
    <w:rsid w:val="00D507DB"/>
    <w:rsid w:val="00D55363"/>
    <w:rsid w:val="00D5729F"/>
    <w:rsid w:val="00D63A42"/>
    <w:rsid w:val="00D63A7C"/>
    <w:rsid w:val="00D64A7F"/>
    <w:rsid w:val="00D64FE5"/>
    <w:rsid w:val="00D713D3"/>
    <w:rsid w:val="00D812A5"/>
    <w:rsid w:val="00D8135B"/>
    <w:rsid w:val="00D84DC7"/>
    <w:rsid w:val="00D923D2"/>
    <w:rsid w:val="00D94A56"/>
    <w:rsid w:val="00D96BCC"/>
    <w:rsid w:val="00D977A2"/>
    <w:rsid w:val="00DA1FAA"/>
    <w:rsid w:val="00DA441C"/>
    <w:rsid w:val="00DA58FF"/>
    <w:rsid w:val="00DA688F"/>
    <w:rsid w:val="00DA7BE9"/>
    <w:rsid w:val="00DA7CAE"/>
    <w:rsid w:val="00DB6084"/>
    <w:rsid w:val="00DD25C3"/>
    <w:rsid w:val="00DD32E2"/>
    <w:rsid w:val="00DD35AA"/>
    <w:rsid w:val="00DD4814"/>
    <w:rsid w:val="00DD4A82"/>
    <w:rsid w:val="00DD7C1B"/>
    <w:rsid w:val="00DE11C1"/>
    <w:rsid w:val="00DE581A"/>
    <w:rsid w:val="00DE6945"/>
    <w:rsid w:val="00DF033C"/>
    <w:rsid w:val="00DF1B1C"/>
    <w:rsid w:val="00DF6B79"/>
    <w:rsid w:val="00E023F5"/>
    <w:rsid w:val="00E03BA5"/>
    <w:rsid w:val="00E10210"/>
    <w:rsid w:val="00E119D7"/>
    <w:rsid w:val="00E12F1D"/>
    <w:rsid w:val="00E24F36"/>
    <w:rsid w:val="00E30FA6"/>
    <w:rsid w:val="00E35050"/>
    <w:rsid w:val="00E36C4C"/>
    <w:rsid w:val="00E372D1"/>
    <w:rsid w:val="00E420A0"/>
    <w:rsid w:val="00E434D3"/>
    <w:rsid w:val="00E442CC"/>
    <w:rsid w:val="00E47BF2"/>
    <w:rsid w:val="00E47FA1"/>
    <w:rsid w:val="00E54E39"/>
    <w:rsid w:val="00E61E68"/>
    <w:rsid w:val="00E70722"/>
    <w:rsid w:val="00E75726"/>
    <w:rsid w:val="00E84579"/>
    <w:rsid w:val="00EA01D4"/>
    <w:rsid w:val="00EA2383"/>
    <w:rsid w:val="00EA26CF"/>
    <w:rsid w:val="00EA5824"/>
    <w:rsid w:val="00EA60F2"/>
    <w:rsid w:val="00EA7CF2"/>
    <w:rsid w:val="00EB5E77"/>
    <w:rsid w:val="00ED1759"/>
    <w:rsid w:val="00ED4FFC"/>
    <w:rsid w:val="00ED7EB4"/>
    <w:rsid w:val="00EF2656"/>
    <w:rsid w:val="00EF3271"/>
    <w:rsid w:val="00EF460D"/>
    <w:rsid w:val="00F04D7E"/>
    <w:rsid w:val="00F0677F"/>
    <w:rsid w:val="00F07387"/>
    <w:rsid w:val="00F10674"/>
    <w:rsid w:val="00F1108C"/>
    <w:rsid w:val="00F11462"/>
    <w:rsid w:val="00F11B1C"/>
    <w:rsid w:val="00F11F2E"/>
    <w:rsid w:val="00F20D3E"/>
    <w:rsid w:val="00F2280A"/>
    <w:rsid w:val="00F25FB3"/>
    <w:rsid w:val="00F272CE"/>
    <w:rsid w:val="00F32B55"/>
    <w:rsid w:val="00F33E83"/>
    <w:rsid w:val="00F34494"/>
    <w:rsid w:val="00F3647E"/>
    <w:rsid w:val="00F424B2"/>
    <w:rsid w:val="00F425AB"/>
    <w:rsid w:val="00F57C58"/>
    <w:rsid w:val="00F70B41"/>
    <w:rsid w:val="00F71E38"/>
    <w:rsid w:val="00F74CF4"/>
    <w:rsid w:val="00F7602A"/>
    <w:rsid w:val="00F764A7"/>
    <w:rsid w:val="00F95F8B"/>
    <w:rsid w:val="00FA31A2"/>
    <w:rsid w:val="00FA5261"/>
    <w:rsid w:val="00FB2E77"/>
    <w:rsid w:val="00FB37E9"/>
    <w:rsid w:val="00FB4298"/>
    <w:rsid w:val="00FB4B88"/>
    <w:rsid w:val="00FB4F06"/>
    <w:rsid w:val="00FC0597"/>
    <w:rsid w:val="00FC3169"/>
    <w:rsid w:val="00FC3AC3"/>
    <w:rsid w:val="00FD137A"/>
    <w:rsid w:val="00FD2841"/>
    <w:rsid w:val="00FD2852"/>
    <w:rsid w:val="00FD28F7"/>
    <w:rsid w:val="00FD70BC"/>
    <w:rsid w:val="00FE01DC"/>
    <w:rsid w:val="00FE3860"/>
    <w:rsid w:val="00FF4674"/>
    <w:rsid w:val="00FF60B3"/>
    <w:rsid w:val="06FE2A3F"/>
    <w:rsid w:val="18014D31"/>
    <w:rsid w:val="1BA67177"/>
    <w:rsid w:val="1C9F2849"/>
    <w:rsid w:val="2812161F"/>
    <w:rsid w:val="356349C7"/>
    <w:rsid w:val="38482F4A"/>
    <w:rsid w:val="46333A3F"/>
    <w:rsid w:val="4A3D66BB"/>
    <w:rsid w:val="5425102F"/>
    <w:rsid w:val="564E60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header" w:semiHidden="0" w:qFormat="1"/>
    <w:lsdException w:name="footer" w:semiHidden="0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6F9"/>
    <w:pPr>
      <w:spacing w:after="160" w:line="259" w:lineRule="auto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2456F9"/>
    <w:pPr>
      <w:widowControl w:val="0"/>
      <w:spacing w:after="0" w:line="360" w:lineRule="auto"/>
      <w:jc w:val="center"/>
      <w:outlineLvl w:val="0"/>
    </w:pPr>
    <w:rPr>
      <w:rFonts w:eastAsiaTheme="majorEastAsia" w:cs="Arial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456F9"/>
    <w:pPr>
      <w:widowControl w:val="0"/>
      <w:spacing w:after="0" w:line="360" w:lineRule="auto"/>
      <w:ind w:firstLine="709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456F9"/>
    <w:pPr>
      <w:widowControl w:val="0"/>
      <w:spacing w:after="0" w:line="360" w:lineRule="auto"/>
      <w:ind w:firstLine="709"/>
      <w:outlineLvl w:val="2"/>
    </w:pPr>
    <w:rPr>
      <w:rFonts w:eastAsiaTheme="majorEastAsia" w:cstheme="majorBidi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456F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2456F9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2456F9"/>
    <w:rPr>
      <w:b/>
      <w:bCs/>
    </w:rPr>
  </w:style>
  <w:style w:type="paragraph" w:styleId="Rodap">
    <w:name w:val="footer"/>
    <w:basedOn w:val="Normal"/>
    <w:link w:val="RodapChar"/>
    <w:uiPriority w:val="99"/>
    <w:unhideWhenUsed/>
    <w:rsid w:val="002456F9"/>
    <w:pPr>
      <w:tabs>
        <w:tab w:val="center" w:pos="4252"/>
        <w:tab w:val="right" w:pos="8504"/>
      </w:tabs>
      <w:spacing w:after="0" w:line="240" w:lineRule="auto"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qFormat/>
    <w:rsid w:val="002456F9"/>
    <w:pPr>
      <w:spacing w:after="0" w:line="240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qFormat/>
    <w:rsid w:val="002456F9"/>
    <w:pPr>
      <w:tabs>
        <w:tab w:val="center" w:pos="4252"/>
        <w:tab w:val="right" w:pos="8504"/>
      </w:tabs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2456F9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paragraph" w:styleId="Sumrio1">
    <w:name w:val="toc 1"/>
    <w:basedOn w:val="Normal"/>
    <w:next w:val="Normal"/>
    <w:uiPriority w:val="39"/>
    <w:unhideWhenUsed/>
    <w:rsid w:val="002456F9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002456F9"/>
    <w:pPr>
      <w:spacing w:after="100"/>
      <w:ind w:left="240"/>
    </w:pPr>
  </w:style>
  <w:style w:type="paragraph" w:styleId="Sumrio3">
    <w:name w:val="toc 3"/>
    <w:basedOn w:val="Normal"/>
    <w:next w:val="Normal"/>
    <w:uiPriority w:val="39"/>
    <w:unhideWhenUsed/>
    <w:rsid w:val="002456F9"/>
    <w:pPr>
      <w:spacing w:after="100"/>
      <w:ind w:left="480"/>
    </w:pPr>
  </w:style>
  <w:style w:type="character" w:styleId="Refdecomentrio">
    <w:name w:val="annotation reference"/>
    <w:basedOn w:val="Fontepargpadro"/>
    <w:uiPriority w:val="99"/>
    <w:semiHidden/>
    <w:unhideWhenUsed/>
    <w:qFormat/>
    <w:rsid w:val="002456F9"/>
    <w:rPr>
      <w:sz w:val="16"/>
      <w:szCs w:val="16"/>
    </w:rPr>
  </w:style>
  <w:style w:type="character" w:styleId="Refdenotaderodap">
    <w:name w:val="footnote reference"/>
    <w:basedOn w:val="Fontepargpadro"/>
    <w:uiPriority w:val="99"/>
    <w:semiHidden/>
    <w:unhideWhenUsed/>
    <w:rsid w:val="002456F9"/>
    <w:rPr>
      <w:vertAlign w:val="superscript"/>
    </w:rPr>
  </w:style>
  <w:style w:type="character" w:styleId="Hyperlink">
    <w:name w:val="Hyperlink"/>
    <w:basedOn w:val="Fontepargpadro"/>
    <w:uiPriority w:val="99"/>
    <w:unhideWhenUsed/>
    <w:qFormat/>
    <w:rsid w:val="002456F9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qFormat/>
    <w:rsid w:val="002456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Char">
    <w:name w:val="Título Char"/>
    <w:basedOn w:val="Fontepargpadro"/>
    <w:link w:val="Ttulo"/>
    <w:uiPriority w:val="10"/>
    <w:qFormat/>
    <w:rsid w:val="002456F9"/>
    <w:rPr>
      <w:rFonts w:ascii="Arial" w:eastAsiaTheme="majorEastAsia" w:hAnsi="Arial" w:cstheme="majorBidi"/>
      <w:spacing w:val="-10"/>
      <w:kern w:val="28"/>
      <w:sz w:val="28"/>
      <w:szCs w:val="56"/>
    </w:rPr>
  </w:style>
  <w:style w:type="character" w:customStyle="1" w:styleId="Ttulo1Char">
    <w:name w:val="Título 1 Char"/>
    <w:basedOn w:val="Fontepargpadro"/>
    <w:link w:val="Ttulo1"/>
    <w:uiPriority w:val="9"/>
    <w:qFormat/>
    <w:rsid w:val="002456F9"/>
    <w:rPr>
      <w:rFonts w:ascii="Arial" w:eastAsiaTheme="majorEastAsia" w:hAnsi="Arial" w:cs="Arial"/>
      <w:sz w:val="24"/>
      <w:szCs w:val="28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2456F9"/>
    <w:rPr>
      <w:rFonts w:ascii="Arial" w:hAnsi="Arial"/>
      <w:sz w:val="24"/>
    </w:rPr>
  </w:style>
  <w:style w:type="character" w:customStyle="1" w:styleId="RodapChar">
    <w:name w:val="Rodapé Char"/>
    <w:basedOn w:val="Fontepargpadro"/>
    <w:link w:val="Rodap"/>
    <w:uiPriority w:val="99"/>
    <w:qFormat/>
    <w:rsid w:val="002456F9"/>
    <w:rPr>
      <w:rFonts w:ascii="Arial" w:hAnsi="Arial"/>
      <w:sz w:val="24"/>
    </w:rPr>
  </w:style>
  <w:style w:type="character" w:customStyle="1" w:styleId="Ttulo2Char">
    <w:name w:val="Título 2 Char"/>
    <w:basedOn w:val="Fontepargpadro"/>
    <w:link w:val="Ttulo2"/>
    <w:uiPriority w:val="9"/>
    <w:qFormat/>
    <w:rsid w:val="002456F9"/>
    <w:rPr>
      <w:rFonts w:ascii="Arial" w:eastAsiaTheme="majorEastAsia" w:hAnsi="Arial" w:cstheme="majorBidi"/>
      <w:sz w:val="24"/>
      <w:szCs w:val="26"/>
    </w:rPr>
  </w:style>
  <w:style w:type="paragraph" w:styleId="PargrafodaLista">
    <w:name w:val="List Paragraph"/>
    <w:basedOn w:val="Normal"/>
    <w:uiPriority w:val="34"/>
    <w:qFormat/>
    <w:rsid w:val="002456F9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2456F9"/>
    <w:rPr>
      <w:color w:val="808080"/>
      <w:shd w:val="clear" w:color="auto" w:fill="E6E6E6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rsid w:val="002456F9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456F9"/>
    <w:rPr>
      <w:rFonts w:ascii="Arial" w:hAnsi="Arial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qFormat/>
    <w:rsid w:val="002456F9"/>
    <w:rPr>
      <w:rFonts w:ascii="Arial" w:eastAsiaTheme="majorEastAsia" w:hAnsi="Arial" w:cstheme="majorBidi"/>
      <w:sz w:val="24"/>
      <w:szCs w:val="2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456F9"/>
    <w:rPr>
      <w:rFonts w:ascii="Tahoma" w:hAnsi="Tahoma" w:cs="Tahoma"/>
      <w:sz w:val="16"/>
      <w:szCs w:val="16"/>
    </w:rPr>
  </w:style>
  <w:style w:type="paragraph" w:customStyle="1" w:styleId="EstiloNormalGrandeesquerda">
    <w:name w:val="Estilo Normal Grande + À esquerda"/>
    <w:basedOn w:val="Normal"/>
    <w:uiPriority w:val="99"/>
    <w:rsid w:val="002456F9"/>
    <w:pPr>
      <w:keepNext/>
      <w:tabs>
        <w:tab w:val="left" w:pos="851"/>
      </w:tabs>
      <w:spacing w:after="0" w:line="360" w:lineRule="auto"/>
      <w:jc w:val="left"/>
    </w:pPr>
    <w:rPr>
      <w:rFonts w:eastAsia="Times New Roman" w:cs="Times New Roman"/>
      <w:b/>
      <w:bCs/>
      <w:caps/>
      <w:szCs w:val="20"/>
    </w:rPr>
  </w:style>
  <w:style w:type="paragraph" w:customStyle="1" w:styleId="Default">
    <w:name w:val="Default"/>
    <w:qFormat/>
    <w:rsid w:val="002456F9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SemEspaamento">
    <w:name w:val="No Spacing"/>
    <w:uiPriority w:val="1"/>
    <w:qFormat/>
    <w:rsid w:val="002456F9"/>
    <w:pPr>
      <w:spacing w:after="0" w:line="240" w:lineRule="auto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2456F9"/>
    <w:rPr>
      <w:rFonts w:ascii="Arial" w:hAnsi="Arial"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2456F9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2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hyperlink" Target="https://www.sebrae.com.br/sites/PortalSebrae/ideias/como-montar-uma-funeraria,37b87a51b9105410VgnVCM1000003b74010aRCRD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comments" Target="comments.xml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microsoft.com/office/2011/relationships/commentsExtended" Target="commentsExtended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0923B0-5DFD-438E-B4DF-7F7FDE623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61</Pages>
  <Words>4650</Words>
  <Characters>25113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MAYARA FERNANDA SILVA</dc:creator>
  <cp:lastModifiedBy>Denilson Perez Junior</cp:lastModifiedBy>
  <cp:revision>7</cp:revision>
  <dcterms:created xsi:type="dcterms:W3CDTF">2018-08-07T23:59:00Z</dcterms:created>
  <dcterms:modified xsi:type="dcterms:W3CDTF">2018-09-16T22:36:00Z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